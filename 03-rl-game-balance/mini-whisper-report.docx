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7B61D" w14:textId="77777777" w:rsidR="00D803EE" w:rsidRPr="00E66E47" w:rsidRDefault="00000000">
      <w:pPr>
        <w:spacing w:before="400" w:after="120"/>
        <w:jc w:val="center"/>
        <w:rPr>
          <w:rFonts w:ascii="Arial" w:hAnsi="Arial" w:cs="Arial"/>
          <w:rPrChange w:id="0" w:author="Author" w:date="2026-05-20T20:10:00Z" w16du:dateUtc="2026-05-20T12:10:00Z">
            <w:rPr/>
          </w:rPrChange>
        </w:rPr>
      </w:pPr>
      <w:r w:rsidRPr="00E66E47">
        <w:rPr>
          <w:rFonts w:ascii="Arial" w:hAnsi="Arial" w:cs="Arial"/>
          <w:b/>
          <w:sz w:val="40"/>
          <w:rPrChange w:id="1" w:author="Author" w:date="2026-05-20T20:10:00Z" w16du:dateUtc="2026-05-20T12:10:00Z">
            <w:rPr>
              <w:rFonts w:ascii="Calibri" w:hAnsi="Calibri"/>
              <w:b/>
              <w:sz w:val="40"/>
            </w:rPr>
          </w:rPrChange>
        </w:rPr>
        <w:t xml:space="preserve">Mini Whisper: A Roguelike </w:t>
      </w:r>
      <w:proofErr w:type="spellStart"/>
      <w:r w:rsidRPr="00E66E47">
        <w:rPr>
          <w:rFonts w:ascii="Arial" w:hAnsi="Arial" w:cs="Arial"/>
          <w:b/>
          <w:sz w:val="40"/>
          <w:rPrChange w:id="2" w:author="Author" w:date="2026-05-20T20:10:00Z" w16du:dateUtc="2026-05-20T12:10:00Z">
            <w:rPr>
              <w:rFonts w:ascii="Calibri" w:hAnsi="Calibri"/>
              <w:b/>
              <w:sz w:val="40"/>
            </w:rPr>
          </w:rPrChange>
        </w:rPr>
        <w:t>Deckbuilder</w:t>
      </w:r>
      <w:proofErr w:type="spellEnd"/>
      <w:r w:rsidRPr="00E66E47">
        <w:rPr>
          <w:rFonts w:ascii="Arial" w:hAnsi="Arial" w:cs="Arial"/>
          <w:b/>
          <w:sz w:val="40"/>
          <w:rPrChange w:id="3" w:author="Author" w:date="2026-05-20T20:10:00Z" w16du:dateUtc="2026-05-20T12:10:00Z">
            <w:rPr>
              <w:rFonts w:ascii="Calibri" w:hAnsi="Calibri"/>
              <w:b/>
              <w:sz w:val="40"/>
            </w:rPr>
          </w:rPrChange>
        </w:rPr>
        <w:t xml:space="preserve"> Solved with Action-Masked PPO</w:t>
      </w:r>
    </w:p>
    <w:p w14:paraId="43725EE9" w14:textId="77777777" w:rsidR="00D803EE" w:rsidRPr="00E66E47" w:rsidRDefault="00000000">
      <w:pPr>
        <w:spacing w:after="80"/>
        <w:jc w:val="center"/>
        <w:rPr>
          <w:rFonts w:ascii="Arial" w:hAnsi="Arial" w:cs="Arial"/>
          <w:rPrChange w:id="4" w:author="Author" w:date="2026-05-20T20:10:00Z" w16du:dateUtc="2026-05-20T12:10:00Z">
            <w:rPr/>
          </w:rPrChange>
        </w:rPr>
      </w:pPr>
      <w:r w:rsidRPr="00E66E47">
        <w:rPr>
          <w:rFonts w:ascii="Arial" w:hAnsi="Arial" w:cs="Arial"/>
          <w:i/>
          <w:color w:val="444444"/>
          <w:sz w:val="24"/>
          <w:rPrChange w:id="5" w:author="Author" w:date="2026-05-20T20:10:00Z" w16du:dateUtc="2026-05-20T12:10:00Z">
            <w:rPr>
              <w:rFonts w:ascii="Calibri" w:hAnsi="Calibri"/>
              <w:i/>
              <w:color w:val="444444"/>
              <w:sz w:val="24"/>
            </w:rPr>
          </w:rPrChange>
        </w:rPr>
        <w:t>CA6126 — Reinforcement Learning, Final Project Report</w:t>
      </w:r>
    </w:p>
    <w:p w14:paraId="18E8C70A" w14:textId="77777777" w:rsidR="00D803EE" w:rsidRDefault="00D803EE">
      <w:pPr>
        <w:pBdr>
          <w:bottom w:val="single" w:sz="6" w:space="1" w:color="AAAAAA"/>
        </w:pBdr>
        <w:spacing w:before="120" w:after="120"/>
      </w:pPr>
    </w:p>
    <w:p w14:paraId="352894D0" w14:textId="0224CE4F" w:rsidR="00D803EE" w:rsidRPr="00C63F2C" w:rsidRDefault="00F724C2">
      <w:pPr>
        <w:pStyle w:val="1"/>
        <w:rPr>
          <w:rFonts w:ascii="Arial" w:hAnsi="Arial" w:cs="Arial"/>
          <w:color w:val="auto"/>
          <w:rPrChange w:id="20" w:author="Author" w:date="2026-05-20T19:15:00Z" w16du:dateUtc="2026-05-20T11:15:00Z">
            <w:rPr>
              <w:color w:val="auto"/>
            </w:rPr>
          </w:rPrChange>
        </w:rPr>
      </w:pPr>
      <w:ins w:id="21" w:author="Author" w:date="2026-05-20T18:53:00Z" w16du:dateUtc="2026-05-20T10:53:00Z">
        <w:r w:rsidRPr="00C63F2C">
          <w:rPr>
            <w:rFonts w:ascii="Arial" w:eastAsia="宋体" w:hAnsi="Arial" w:cs="Arial"/>
            <w:color w:val="auto"/>
            <w:sz w:val="32"/>
            <w:lang w:eastAsia="zh-CN"/>
            <w:rPrChange w:id="22" w:author="Author" w:date="2026-05-20T19:15:00Z" w16du:dateUtc="2026-05-20T11:15:00Z">
              <w:rPr>
                <w:rFonts w:ascii="Calibri" w:eastAsia="宋体" w:hAnsi="Calibri" w:hint="eastAsia"/>
                <w:color w:val="auto"/>
                <w:sz w:val="32"/>
                <w:lang w:eastAsia="zh-CN"/>
              </w:rPr>
            </w:rPrChange>
          </w:rPr>
          <w:t>0</w:t>
        </w:r>
      </w:ins>
      <w:ins w:id="23" w:author="Author" w:date="2026-05-20T19:14:00Z" w16du:dateUtc="2026-05-20T11:14:00Z">
        <w:r w:rsidR="00C63F2C" w:rsidRPr="00C63F2C">
          <w:rPr>
            <w:rFonts w:ascii="Arial" w:eastAsia="宋体" w:hAnsi="Arial" w:cs="Arial"/>
            <w:color w:val="auto"/>
            <w:sz w:val="32"/>
            <w:lang w:eastAsia="zh-CN"/>
            <w:rPrChange w:id="24" w:author="Author" w:date="2026-05-20T19:15:00Z" w16du:dateUtc="2026-05-20T11:15:00Z">
              <w:rPr>
                <w:rFonts w:ascii="Calibri" w:eastAsia="宋体" w:hAnsi="Calibri" w:hint="eastAsia"/>
                <w:color w:val="auto"/>
                <w:sz w:val="32"/>
                <w:lang w:eastAsia="zh-CN"/>
              </w:rPr>
            </w:rPrChange>
          </w:rPr>
          <w:t>.</w:t>
        </w:r>
      </w:ins>
      <w:ins w:id="25" w:author="Author" w:date="2026-05-20T18:53:00Z" w16du:dateUtc="2026-05-20T10:53:00Z">
        <w:r w:rsidRPr="00C63F2C">
          <w:rPr>
            <w:rFonts w:ascii="Arial" w:eastAsia="宋体" w:hAnsi="Arial" w:cs="Arial"/>
            <w:color w:val="auto"/>
            <w:sz w:val="32"/>
            <w:lang w:eastAsia="zh-CN"/>
            <w:rPrChange w:id="26" w:author="Author" w:date="2026-05-20T19:15:00Z" w16du:dateUtc="2026-05-20T11:15:00Z">
              <w:rPr>
                <w:rFonts w:ascii="Calibri" w:eastAsia="宋体" w:hAnsi="Calibri" w:hint="eastAsia"/>
                <w:color w:val="auto"/>
                <w:sz w:val="32"/>
                <w:lang w:eastAsia="zh-CN"/>
              </w:rPr>
            </w:rPrChange>
          </w:rPr>
          <w:t xml:space="preserve"> </w:t>
        </w:r>
      </w:ins>
      <w:r w:rsidR="00000000" w:rsidRPr="00C63F2C">
        <w:rPr>
          <w:rFonts w:ascii="Arial" w:hAnsi="Arial" w:cs="Arial"/>
          <w:color w:val="auto"/>
          <w:sz w:val="32"/>
          <w:rPrChange w:id="27" w:author="Author" w:date="2026-05-20T19:15:00Z" w16du:dateUtc="2026-05-20T11:15:00Z">
            <w:rPr>
              <w:rFonts w:ascii="Calibri" w:hAnsi="Calibri"/>
              <w:color w:val="auto"/>
              <w:sz w:val="32"/>
            </w:rPr>
          </w:rPrChange>
        </w:rPr>
        <w:t>Abstract</w:t>
      </w:r>
    </w:p>
    <w:p w14:paraId="70E1C2A8" w14:textId="77777777" w:rsidR="00D803EE" w:rsidRPr="00F724C2" w:rsidRDefault="00000000" w:rsidP="006A47D3">
      <w:pPr>
        <w:spacing w:after="0" w:line="300" w:lineRule="exact"/>
        <w:ind w:firstLineChars="100" w:firstLine="220"/>
        <w:jc w:val="both"/>
        <w:rPr>
          <w:rFonts w:ascii="Times New Roman" w:hAnsi="Times New Roman" w:cs="Times New Roman"/>
          <w:rPrChange w:id="28" w:author="Author" w:date="2026-05-20T18:54:00Z" w16du:dateUtc="2026-05-20T10:54:00Z">
            <w:rPr/>
          </w:rPrChange>
        </w:rPr>
        <w:pPrChange w:id="29" w:author="Author" w:date="2026-05-20T19:38:00Z" w16du:dateUtc="2026-05-20T11:38:00Z">
          <w:pPr>
            <w:spacing w:before="40" w:after="160" w:line="280" w:lineRule="exact"/>
          </w:pPr>
        </w:pPrChange>
      </w:pPr>
      <w:r w:rsidRPr="00F724C2">
        <w:rPr>
          <w:rFonts w:ascii="Times New Roman" w:hAnsi="Times New Roman" w:cs="Times New Roman"/>
          <w:rPrChange w:id="30" w:author="Author" w:date="2026-05-20T18:54:00Z" w16du:dateUtc="2026-05-20T10:54:00Z">
            <w:rPr>
              <w:rFonts w:ascii="Calibri" w:hAnsi="Calibri"/>
            </w:rPr>
          </w:rPrChange>
        </w:rPr>
        <w:t xml:space="preserve">We introduce </w:t>
      </w:r>
      <w:r w:rsidRPr="00F724C2">
        <w:rPr>
          <w:rFonts w:ascii="Times New Roman" w:hAnsi="Times New Roman" w:cs="Times New Roman"/>
          <w:i/>
          <w:rPrChange w:id="31" w:author="Author" w:date="2026-05-20T18:54:00Z" w16du:dateUtc="2026-05-20T10:54:00Z">
            <w:rPr>
              <w:rFonts w:ascii="Calibri" w:hAnsi="Calibri"/>
              <w:i/>
            </w:rPr>
          </w:rPrChange>
        </w:rPr>
        <w:t>Mini Whisper</w:t>
      </w:r>
      <w:r w:rsidRPr="00F724C2">
        <w:rPr>
          <w:rFonts w:ascii="Times New Roman" w:hAnsi="Times New Roman" w:cs="Times New Roman"/>
          <w:rPrChange w:id="32" w:author="Author" w:date="2026-05-20T18:54:00Z" w16du:dateUtc="2026-05-20T10:54:00Z">
            <w:rPr>
              <w:rFonts w:ascii="Calibri" w:hAnsi="Calibri"/>
            </w:rPr>
          </w:rPrChange>
        </w:rPr>
        <w:t xml:space="preserve">, a cyber-Cthulhu roguelike </w:t>
      </w:r>
      <w:proofErr w:type="spellStart"/>
      <w:r w:rsidRPr="00F724C2">
        <w:rPr>
          <w:rFonts w:ascii="Times New Roman" w:hAnsi="Times New Roman" w:cs="Times New Roman"/>
          <w:rPrChange w:id="33" w:author="Author" w:date="2026-05-20T18:54:00Z" w16du:dateUtc="2026-05-20T10:54:00Z">
            <w:rPr>
              <w:rFonts w:ascii="Calibri" w:hAnsi="Calibri"/>
            </w:rPr>
          </w:rPrChange>
        </w:rPr>
        <w:t>deckbuilder</w:t>
      </w:r>
      <w:proofErr w:type="spellEnd"/>
      <w:r w:rsidRPr="00F724C2">
        <w:rPr>
          <w:rFonts w:ascii="Times New Roman" w:hAnsi="Times New Roman" w:cs="Times New Roman"/>
          <w:rPrChange w:id="34" w:author="Author" w:date="2026-05-20T18:54:00Z" w16du:dateUtc="2026-05-20T10:54:00Z">
            <w:rPr>
              <w:rFonts w:ascii="Calibri" w:hAnsi="Calibri"/>
            </w:rPr>
          </w:rPrChange>
        </w:rPr>
        <w:t xml:space="preserve"> set in a post-apocalyptic wasteland, and show that a reinforcement-learning agent can learn to clear it end-to-end in under five </w:t>
      </w:r>
      <w:proofErr w:type="spellStart"/>
      <w:r w:rsidRPr="00F724C2">
        <w:rPr>
          <w:rFonts w:ascii="Times New Roman" w:hAnsi="Times New Roman" w:cs="Times New Roman"/>
          <w:rPrChange w:id="35" w:author="Author" w:date="2026-05-20T18:54:00Z" w16du:dateUtc="2026-05-20T10:54:00Z">
            <w:rPr>
              <w:rFonts w:ascii="Calibri" w:hAnsi="Calibri"/>
            </w:rPr>
          </w:rPrChange>
        </w:rPr>
        <w:t>minutess</w:t>
      </w:r>
      <w:proofErr w:type="spellEnd"/>
      <w:r w:rsidRPr="00F724C2">
        <w:rPr>
          <w:rFonts w:ascii="Times New Roman" w:hAnsi="Times New Roman" w:cs="Times New Roman"/>
          <w:rPrChange w:id="36" w:author="Author" w:date="2026-05-20T18:54:00Z" w16du:dateUtc="2026-05-20T10:54:00Z">
            <w:rPr>
              <w:rFonts w:ascii="Calibri" w:hAnsi="Calibri"/>
            </w:rPr>
          </w:rPrChange>
        </w:rPr>
        <w:t xml:space="preserve"> of training. The game runs as a custom </w:t>
      </w:r>
      <w:r w:rsidRPr="00F724C2">
        <w:rPr>
          <w:rFonts w:ascii="Times New Roman" w:hAnsi="Times New Roman" w:cs="Times New Roman"/>
          <w:i/>
          <w:rPrChange w:id="37" w:author="Author" w:date="2026-05-20T18:54:00Z" w16du:dateUtc="2026-05-20T10:54:00Z">
            <w:rPr>
              <w:rFonts w:ascii="Calibri" w:hAnsi="Calibri"/>
              <w:i/>
            </w:rPr>
          </w:rPrChange>
        </w:rPr>
        <w:t>Gymnasium</w:t>
      </w:r>
      <w:r w:rsidRPr="00F724C2">
        <w:rPr>
          <w:rFonts w:ascii="Times New Roman" w:hAnsi="Times New Roman" w:cs="Times New Roman"/>
          <w:rPrChange w:id="38" w:author="Author" w:date="2026-05-20T18:54:00Z" w16du:dateUtc="2026-05-20T10:54:00Z">
            <w:rPr>
              <w:rFonts w:ascii="Calibri" w:hAnsi="Calibri"/>
            </w:rPr>
          </w:rPrChange>
        </w:rPr>
        <w:t xml:space="preserve"> environment with a 51-dimensional observation space, a 16-way discrete action space with invalid-action masking, and a hand-crafted dense reward function. We train a </w:t>
      </w:r>
      <w:proofErr w:type="spellStart"/>
      <w:r w:rsidRPr="00F724C2">
        <w:rPr>
          <w:rFonts w:ascii="Times New Roman" w:hAnsi="Times New Roman" w:cs="Times New Roman"/>
          <w:i/>
          <w:rPrChange w:id="39" w:author="Author" w:date="2026-05-20T18:54:00Z" w16du:dateUtc="2026-05-20T10:54:00Z">
            <w:rPr>
              <w:rFonts w:ascii="Calibri" w:hAnsi="Calibri"/>
              <w:i/>
            </w:rPr>
          </w:rPrChange>
        </w:rPr>
        <w:t>MaskablePPO</w:t>
      </w:r>
      <w:proofErr w:type="spellEnd"/>
      <w:r w:rsidRPr="00F724C2">
        <w:rPr>
          <w:rFonts w:ascii="Times New Roman" w:hAnsi="Times New Roman" w:cs="Times New Roman"/>
          <w:rPrChange w:id="40" w:author="Author" w:date="2026-05-20T18:54:00Z" w16du:dateUtc="2026-05-20T10:54:00Z">
            <w:rPr>
              <w:rFonts w:ascii="Calibri" w:hAnsi="Calibri"/>
            </w:rPr>
          </w:rPrChange>
        </w:rPr>
        <w:t xml:space="preserve"> agent (Stable-Baselines3 </w:t>
      </w:r>
      <w:proofErr w:type="spellStart"/>
      <w:r w:rsidRPr="00F724C2">
        <w:rPr>
          <w:rFonts w:ascii="Times New Roman" w:hAnsi="Times New Roman" w:cs="Times New Roman"/>
          <w:rPrChange w:id="41" w:author="Author" w:date="2026-05-20T18:54:00Z" w16du:dateUtc="2026-05-20T10:54:00Z">
            <w:rPr>
              <w:rFonts w:ascii="Calibri" w:hAnsi="Calibri"/>
            </w:rPr>
          </w:rPrChange>
        </w:rPr>
        <w:t>contrib</w:t>
      </w:r>
      <w:proofErr w:type="spellEnd"/>
      <w:r w:rsidRPr="00F724C2">
        <w:rPr>
          <w:rFonts w:ascii="Times New Roman" w:hAnsi="Times New Roman" w:cs="Times New Roman"/>
          <w:rPrChange w:id="42" w:author="Author" w:date="2026-05-20T18:54:00Z" w16du:dateUtc="2026-05-20T10:54:00Z">
            <w:rPr>
              <w:rFonts w:ascii="Calibri" w:hAnsi="Calibri"/>
            </w:rPr>
          </w:rPrChange>
        </w:rPr>
        <w:t xml:space="preserve">, 2-layer MLP, 4 parallel environments) for 300,000 steps on a single Tesla T4 GPU, finishing in </w:t>
      </w:r>
      <w:r w:rsidRPr="00F724C2">
        <w:rPr>
          <w:rFonts w:ascii="Times New Roman" w:hAnsi="Times New Roman" w:cs="Times New Roman"/>
          <w:rPrChange w:id="43" w:author="Author" w:date="2026-05-20T18:54:00Z" w16du:dateUtc="2026-05-20T10:54:00Z">
            <w:rPr>
              <w:rFonts w:ascii="Calibri" w:hAnsi="Calibri"/>
              <w:b/>
            </w:rPr>
          </w:rPrChange>
        </w:rPr>
        <w:t>4.4 minutes</w:t>
      </w:r>
      <w:r w:rsidRPr="00F724C2">
        <w:rPr>
          <w:rFonts w:ascii="Times New Roman" w:hAnsi="Times New Roman" w:cs="Times New Roman"/>
          <w:rPrChange w:id="44" w:author="Author" w:date="2026-05-20T18:54:00Z" w16du:dateUtc="2026-05-20T10:54:00Z">
            <w:rPr>
              <w:rFonts w:ascii="Calibri" w:hAnsi="Calibri"/>
            </w:rPr>
          </w:rPrChange>
        </w:rPr>
        <w:t xml:space="preserve">. The trained policy reaches the boss floor in </w:t>
      </w:r>
      <w:r w:rsidRPr="00F724C2">
        <w:rPr>
          <w:rFonts w:ascii="Times New Roman" w:hAnsi="Times New Roman" w:cs="Times New Roman"/>
          <w:rPrChange w:id="45" w:author="Author" w:date="2026-05-20T18:54:00Z" w16du:dateUtc="2026-05-20T10:54:00Z">
            <w:rPr>
              <w:rFonts w:ascii="Calibri" w:hAnsi="Calibri"/>
              <w:b/>
            </w:rPr>
          </w:rPrChange>
        </w:rPr>
        <w:t>95.1%</w:t>
      </w:r>
      <w:r w:rsidRPr="00F724C2">
        <w:rPr>
          <w:rFonts w:ascii="Times New Roman" w:hAnsi="Times New Roman" w:cs="Times New Roman"/>
          <w:rPrChange w:id="46" w:author="Author" w:date="2026-05-20T18:54:00Z" w16du:dateUtc="2026-05-20T10:54:00Z">
            <w:rPr>
              <w:rFonts w:ascii="Calibri" w:hAnsi="Calibri"/>
            </w:rPr>
          </w:rPrChange>
        </w:rPr>
        <w:t xml:space="preserve"> of 1,000 evaluation episodes and clears the game in </w:t>
      </w:r>
      <w:r w:rsidRPr="00F724C2">
        <w:rPr>
          <w:rFonts w:ascii="Times New Roman" w:hAnsi="Times New Roman" w:cs="Times New Roman"/>
          <w:rPrChange w:id="47" w:author="Author" w:date="2026-05-20T18:54:00Z" w16du:dateUtc="2026-05-20T10:54:00Z">
            <w:rPr>
              <w:rFonts w:ascii="Calibri" w:hAnsi="Calibri"/>
              <w:b/>
            </w:rPr>
          </w:rPrChange>
        </w:rPr>
        <w:t>56.1%</w:t>
      </w:r>
      <w:r w:rsidRPr="00F724C2">
        <w:rPr>
          <w:rFonts w:ascii="Times New Roman" w:hAnsi="Times New Roman" w:cs="Times New Roman"/>
          <w:rPrChange w:id="48" w:author="Author" w:date="2026-05-20T18:54:00Z" w16du:dateUtc="2026-05-20T10:54:00Z">
            <w:rPr>
              <w:rFonts w:ascii="Calibri" w:hAnsi="Calibri"/>
            </w:rPr>
          </w:rPrChange>
        </w:rPr>
        <w:t xml:space="preserve">, with a mean episodic reward of </w:t>
      </w:r>
      <w:r w:rsidRPr="00F724C2">
        <w:rPr>
          <w:rFonts w:ascii="Times New Roman" w:hAnsi="Times New Roman" w:cs="Times New Roman"/>
          <w:rPrChange w:id="49" w:author="Author" w:date="2026-05-20T18:54:00Z" w16du:dateUtc="2026-05-20T10:54:00Z">
            <w:rPr>
              <w:rFonts w:ascii="Calibri" w:hAnsi="Calibri"/>
              <w:b/>
            </w:rPr>
          </w:rPrChange>
        </w:rPr>
        <w:t>49.5 ± 15.7</w:t>
      </w:r>
      <w:r w:rsidRPr="00F724C2">
        <w:rPr>
          <w:rFonts w:ascii="Times New Roman" w:hAnsi="Times New Roman" w:cs="Times New Roman"/>
          <w:rPrChange w:id="50" w:author="Author" w:date="2026-05-20T18:54:00Z" w16du:dateUtc="2026-05-20T10:54:00Z">
            <w:rPr>
              <w:rFonts w:ascii="Calibri" w:hAnsi="Calibri"/>
            </w:rPr>
          </w:rPrChange>
        </w:rPr>
        <w:t xml:space="preserve">. Beyond raw performance, the agent's card-usage histogram reveals a sharp imbalance: two cards account for 76.4% of all plays, while two others are virtually never used (&lt; 0.15%). The results confirm that RL is not just an effective solver for roguelike </w:t>
      </w:r>
      <w:proofErr w:type="spellStart"/>
      <w:r w:rsidRPr="00F724C2">
        <w:rPr>
          <w:rFonts w:ascii="Times New Roman" w:hAnsi="Times New Roman" w:cs="Times New Roman"/>
          <w:rPrChange w:id="51" w:author="Author" w:date="2026-05-20T18:54:00Z" w16du:dateUtc="2026-05-20T10:54:00Z">
            <w:rPr>
              <w:rFonts w:ascii="Calibri" w:hAnsi="Calibri"/>
            </w:rPr>
          </w:rPrChange>
        </w:rPr>
        <w:t>deckbuilders</w:t>
      </w:r>
      <w:proofErr w:type="spellEnd"/>
      <w:r w:rsidRPr="00F724C2">
        <w:rPr>
          <w:rFonts w:ascii="Times New Roman" w:hAnsi="Times New Roman" w:cs="Times New Roman"/>
          <w:rPrChange w:id="52" w:author="Author" w:date="2026-05-20T18:54:00Z" w16du:dateUtc="2026-05-20T10:54:00Z">
            <w:rPr>
              <w:rFonts w:ascii="Calibri" w:hAnsi="Calibri"/>
            </w:rPr>
          </w:rPrChange>
        </w:rPr>
        <w:t xml:space="preserve"> — it also functions as a practical diagnostic for game balance. Code, the trained model, the evaluation dataset, and a 90-second demo video are available in the project repository.</w:t>
      </w:r>
    </w:p>
    <w:p w14:paraId="1FF591BB" w14:textId="1F80E2B2" w:rsidR="00D803EE" w:rsidRPr="00C63F2C" w:rsidDel="00F724C2" w:rsidRDefault="00D803EE">
      <w:pPr>
        <w:pBdr>
          <w:bottom w:val="single" w:sz="6" w:space="1" w:color="AAAAAA"/>
        </w:pBdr>
        <w:spacing w:before="120" w:after="120"/>
        <w:rPr>
          <w:del w:id="53" w:author="Author" w:date="2026-05-20T18:53:00Z" w16du:dateUtc="2026-05-20T10:53:00Z"/>
          <w:rFonts w:ascii="Arial" w:eastAsia="宋体" w:hAnsi="Arial" w:cs="Arial"/>
          <w:sz w:val="32"/>
          <w:lang w:eastAsia="zh-CN"/>
          <w:rPrChange w:id="54" w:author="Author" w:date="2026-05-20T19:15:00Z" w16du:dateUtc="2026-05-20T11:15:00Z">
            <w:rPr>
              <w:del w:id="55" w:author="Author" w:date="2026-05-20T18:53:00Z" w16du:dateUtc="2026-05-20T10:53:00Z"/>
            </w:rPr>
          </w:rPrChange>
        </w:rPr>
      </w:pPr>
    </w:p>
    <w:p w14:paraId="2AE47F96" w14:textId="77777777" w:rsidR="00D803EE" w:rsidRPr="00C63F2C" w:rsidRDefault="00000000">
      <w:pPr>
        <w:pStyle w:val="1"/>
        <w:rPr>
          <w:rFonts w:ascii="Arial" w:eastAsia="宋体" w:hAnsi="Arial" w:cs="Arial"/>
          <w:color w:val="auto"/>
          <w:sz w:val="32"/>
          <w:lang w:eastAsia="zh-CN"/>
          <w:rPrChange w:id="56" w:author="Author" w:date="2026-05-20T19:15:00Z" w16du:dateUtc="2026-05-20T11:15:00Z">
            <w:rPr>
              <w:color w:val="auto"/>
            </w:rPr>
          </w:rPrChange>
        </w:rPr>
      </w:pPr>
      <w:r w:rsidRPr="00C63F2C">
        <w:rPr>
          <w:rFonts w:ascii="Arial" w:eastAsia="宋体" w:hAnsi="Arial" w:cs="Arial"/>
          <w:color w:val="auto"/>
          <w:sz w:val="32"/>
          <w:lang w:eastAsia="zh-CN"/>
          <w:rPrChange w:id="57" w:author="Author" w:date="2026-05-20T19:15:00Z" w16du:dateUtc="2026-05-20T11:15:00Z">
            <w:rPr>
              <w:rFonts w:ascii="Calibri" w:hAnsi="Calibri"/>
              <w:color w:val="auto"/>
              <w:sz w:val="32"/>
            </w:rPr>
          </w:rPrChange>
        </w:rPr>
        <w:t>1.</w:t>
      </w:r>
      <w:del w:id="58" w:author="Author" w:date="2026-05-20T19:14:00Z" w16du:dateUtc="2026-05-20T11:14:00Z">
        <w:r w:rsidRPr="00C63F2C" w:rsidDel="00C63F2C">
          <w:rPr>
            <w:rFonts w:ascii="Arial" w:eastAsia="宋体" w:hAnsi="Arial" w:cs="Arial"/>
            <w:color w:val="auto"/>
            <w:sz w:val="32"/>
            <w:lang w:eastAsia="zh-CN"/>
            <w:rPrChange w:id="59" w:author="Author" w:date="2026-05-20T19:15:00Z" w16du:dateUtc="2026-05-20T11:15:00Z">
              <w:rPr>
                <w:rFonts w:ascii="Calibri" w:hAnsi="Calibri"/>
                <w:color w:val="auto"/>
                <w:sz w:val="32"/>
              </w:rPr>
            </w:rPrChange>
          </w:rPr>
          <w:delText xml:space="preserve"> </w:delText>
        </w:r>
      </w:del>
      <w:r w:rsidRPr="00C63F2C">
        <w:rPr>
          <w:rFonts w:ascii="Arial" w:eastAsia="宋体" w:hAnsi="Arial" w:cs="Arial"/>
          <w:color w:val="auto"/>
          <w:sz w:val="32"/>
          <w:lang w:eastAsia="zh-CN"/>
          <w:rPrChange w:id="60" w:author="Author" w:date="2026-05-20T19:15:00Z" w16du:dateUtc="2026-05-20T11:15:00Z">
            <w:rPr>
              <w:rFonts w:ascii="Calibri" w:hAnsi="Calibri"/>
              <w:color w:val="auto"/>
              <w:sz w:val="32"/>
            </w:rPr>
          </w:rPrChange>
        </w:rPr>
        <w:t xml:space="preserve"> Introduction</w:t>
      </w:r>
    </w:p>
    <w:p w14:paraId="1AFF705E" w14:textId="77777777" w:rsidR="00D803EE" w:rsidRPr="006A47D3" w:rsidRDefault="00000000">
      <w:pPr>
        <w:pStyle w:val="21"/>
        <w:rPr>
          <w:rFonts w:ascii="Times New Roman" w:hAnsi="Times New Roman" w:cs="Times New Roman"/>
          <w:color w:val="auto"/>
          <w:rPrChange w:id="61" w:author="Author" w:date="2026-05-20T19:33:00Z" w16du:dateUtc="2026-05-20T11:33:00Z">
            <w:rPr>
              <w:color w:val="595959" w:themeColor="text1" w:themeTint="A6"/>
            </w:rPr>
          </w:rPrChange>
        </w:rPr>
      </w:pPr>
      <w:r w:rsidRPr="006A47D3">
        <w:rPr>
          <w:rFonts w:ascii="Times New Roman" w:hAnsi="Times New Roman" w:cs="Times New Roman"/>
          <w:color w:val="auto"/>
          <w:rPrChange w:id="62" w:author="Author" w:date="2026-05-20T19:33:00Z" w16du:dateUtc="2026-05-20T11:33:00Z">
            <w:rPr>
              <w:rFonts w:ascii="Calibri" w:hAnsi="Calibri"/>
              <w:color w:val="595959" w:themeColor="text1" w:themeTint="A6"/>
            </w:rPr>
          </w:rPrChange>
        </w:rPr>
        <w:t xml:space="preserve">1.1 </w:t>
      </w:r>
      <w:del w:id="63" w:author="Author" w:date="2026-05-20T19:14:00Z" w16du:dateUtc="2026-05-20T11:14:00Z">
        <w:r w:rsidRPr="006A47D3" w:rsidDel="00C63F2C">
          <w:rPr>
            <w:rFonts w:ascii="Times New Roman" w:hAnsi="Times New Roman" w:cs="Times New Roman"/>
            <w:color w:val="auto"/>
            <w:rPrChange w:id="64" w:author="Author" w:date="2026-05-20T19:33:00Z" w16du:dateUtc="2026-05-20T11:33: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65" w:author="Author" w:date="2026-05-20T19:33:00Z" w16du:dateUtc="2026-05-20T11:33:00Z">
            <w:rPr>
              <w:rFonts w:ascii="Calibri" w:hAnsi="Calibri"/>
              <w:color w:val="595959" w:themeColor="text1" w:themeTint="A6"/>
            </w:rPr>
          </w:rPrChange>
        </w:rPr>
        <w:t>Motivation</w:t>
      </w:r>
    </w:p>
    <w:p w14:paraId="54867594" w14:textId="77777777" w:rsidR="00D803EE" w:rsidRPr="00F724C2" w:rsidRDefault="00000000" w:rsidP="0028278E">
      <w:pPr>
        <w:spacing w:after="0" w:line="300" w:lineRule="exact"/>
        <w:ind w:firstLine="284"/>
        <w:jc w:val="both"/>
        <w:rPr>
          <w:rFonts w:ascii="Times New Roman" w:hAnsi="Times New Roman"/>
          <w:rPrChange w:id="66" w:author="Author" w:date="2026-05-20T18:55:00Z" w16du:dateUtc="2026-05-20T10:55:00Z">
            <w:rPr/>
          </w:rPrChange>
        </w:rPr>
        <w:pPrChange w:id="67" w:author="Author" w:date="2026-05-20T19:33:00Z" w16du:dateUtc="2026-05-20T11:33:00Z">
          <w:pPr>
            <w:spacing w:after="120" w:line="280" w:lineRule="exact"/>
            <w:ind w:firstLine="283"/>
          </w:pPr>
        </w:pPrChange>
      </w:pPr>
      <w:r w:rsidRPr="00F724C2">
        <w:rPr>
          <w:rFonts w:ascii="Times New Roman" w:hAnsi="Times New Roman"/>
          <w:rPrChange w:id="68" w:author="Author" w:date="2026-05-20T18:55:00Z" w16du:dateUtc="2026-05-20T10:55:00Z">
            <w:rPr>
              <w:rFonts w:ascii="Calibri" w:hAnsi="Calibri"/>
            </w:rPr>
          </w:rPrChange>
        </w:rPr>
        <w:t xml:space="preserve">Roguelike </w:t>
      </w:r>
      <w:proofErr w:type="spellStart"/>
      <w:r w:rsidRPr="00F724C2">
        <w:rPr>
          <w:rFonts w:ascii="Times New Roman" w:hAnsi="Times New Roman"/>
          <w:rPrChange w:id="69" w:author="Author" w:date="2026-05-20T18:55:00Z" w16du:dateUtc="2026-05-20T10:55:00Z">
            <w:rPr>
              <w:rFonts w:ascii="Calibri" w:hAnsi="Calibri"/>
            </w:rPr>
          </w:rPrChange>
        </w:rPr>
        <w:t>deckbuilders</w:t>
      </w:r>
      <w:proofErr w:type="spellEnd"/>
      <w:r w:rsidRPr="00F724C2">
        <w:rPr>
          <w:rFonts w:ascii="Times New Roman" w:hAnsi="Times New Roman"/>
          <w:rPrChange w:id="70" w:author="Author" w:date="2026-05-20T18:55:00Z" w16du:dateUtc="2026-05-20T10:55:00Z">
            <w:rPr>
              <w:rFonts w:ascii="Calibri" w:hAnsi="Calibri"/>
            </w:rPr>
          </w:rPrChange>
        </w:rPr>
        <w:t xml:space="preserve"> like </w:t>
      </w:r>
      <w:r w:rsidRPr="00F724C2">
        <w:rPr>
          <w:rFonts w:ascii="Times New Roman" w:hAnsi="Times New Roman"/>
          <w:i/>
          <w:rPrChange w:id="71" w:author="Author" w:date="2026-05-20T18:55:00Z" w16du:dateUtc="2026-05-20T10:55:00Z">
            <w:rPr>
              <w:rFonts w:ascii="Calibri" w:hAnsi="Calibri"/>
              <w:i/>
            </w:rPr>
          </w:rPrChange>
        </w:rPr>
        <w:t>Slay the Spire</w:t>
      </w:r>
      <w:r w:rsidRPr="00F724C2">
        <w:rPr>
          <w:rFonts w:ascii="Times New Roman" w:hAnsi="Times New Roman"/>
          <w:rPrChange w:id="72" w:author="Author" w:date="2026-05-20T18:55:00Z" w16du:dateUtc="2026-05-20T10:55:00Z">
            <w:rPr>
              <w:rFonts w:ascii="Calibri" w:hAnsi="Calibri"/>
            </w:rPr>
          </w:rPrChange>
        </w:rPr>
        <w:t xml:space="preserve"> and </w:t>
      </w:r>
      <w:r w:rsidRPr="00F724C2">
        <w:rPr>
          <w:rFonts w:ascii="Times New Roman" w:hAnsi="Times New Roman"/>
          <w:i/>
          <w:rPrChange w:id="73" w:author="Author" w:date="2026-05-20T18:55:00Z" w16du:dateUtc="2026-05-20T10:55:00Z">
            <w:rPr>
              <w:rFonts w:ascii="Calibri" w:hAnsi="Calibri"/>
              <w:i/>
            </w:rPr>
          </w:rPrChange>
        </w:rPr>
        <w:t>Monster Train</w:t>
      </w:r>
      <w:r w:rsidRPr="00F724C2">
        <w:rPr>
          <w:rFonts w:ascii="Times New Roman" w:hAnsi="Times New Roman"/>
          <w:rPrChange w:id="74" w:author="Author" w:date="2026-05-20T18:55:00Z" w16du:dateUtc="2026-05-20T10:55:00Z">
            <w:rPr>
              <w:rFonts w:ascii="Calibri" w:hAnsi="Calibri"/>
            </w:rPr>
          </w:rPrChange>
        </w:rPr>
        <w:t xml:space="preserve"> occupy a compelling niche for RL research. They are fully observable single-agent games whose difficulty comes not from hidden information but from </w:t>
      </w:r>
      <w:r w:rsidRPr="00F724C2">
        <w:rPr>
          <w:rFonts w:ascii="Times New Roman" w:hAnsi="Times New Roman"/>
          <w:i/>
          <w:rPrChange w:id="75" w:author="Author" w:date="2026-05-20T18:55:00Z" w16du:dateUtc="2026-05-20T10:55:00Z">
            <w:rPr>
              <w:rFonts w:ascii="Calibri" w:hAnsi="Calibri"/>
              <w:i/>
            </w:rPr>
          </w:rPrChange>
        </w:rPr>
        <w:t>combinatorial composition</w:t>
      </w:r>
      <w:r w:rsidRPr="00F724C2">
        <w:rPr>
          <w:rFonts w:ascii="Times New Roman" w:hAnsi="Times New Roman"/>
          <w:rPrChange w:id="76" w:author="Author" w:date="2026-05-20T18:55:00Z" w16du:dateUtc="2026-05-20T10:55:00Z">
            <w:rPr>
              <w:rFonts w:ascii="Calibri" w:hAnsi="Calibri"/>
            </w:rPr>
          </w:rPrChange>
        </w:rPr>
        <w:t>: a modest pool of cards, enemies, and modifiers can produce an enormous state space, and winning demands long-horizon planning under stochastic transitions. Compact rules and manageable engineering overhead make them natural testbeds for modern policy-gradient methods.</w:t>
      </w:r>
    </w:p>
    <w:p w14:paraId="455987C8" w14:textId="2C8179D1" w:rsidR="00D803EE" w:rsidRPr="00F724C2" w:rsidRDefault="00000000" w:rsidP="0028278E">
      <w:pPr>
        <w:spacing w:after="0" w:line="300" w:lineRule="exact"/>
        <w:ind w:firstLine="284"/>
        <w:jc w:val="both"/>
        <w:rPr>
          <w:rFonts w:ascii="Times New Roman" w:hAnsi="Times New Roman"/>
          <w:rPrChange w:id="77" w:author="Author" w:date="2026-05-20T18:55:00Z" w16du:dateUtc="2026-05-20T10:55:00Z">
            <w:rPr/>
          </w:rPrChange>
        </w:rPr>
        <w:pPrChange w:id="78" w:author="Author" w:date="2026-05-20T19:33:00Z" w16du:dateUtc="2026-05-20T11:33:00Z">
          <w:pPr>
            <w:spacing w:after="120" w:line="280" w:lineRule="exact"/>
            <w:ind w:firstLine="283"/>
          </w:pPr>
        </w:pPrChange>
      </w:pPr>
      <w:r w:rsidRPr="00F724C2">
        <w:rPr>
          <w:rFonts w:ascii="Times New Roman" w:hAnsi="Times New Roman"/>
          <w:rPrChange w:id="79" w:author="Author" w:date="2026-05-20T18:55:00Z" w16du:dateUtc="2026-05-20T10:55:00Z">
            <w:rPr>
              <w:rFonts w:ascii="Calibri" w:hAnsi="Calibri"/>
            </w:rPr>
          </w:rPrChange>
        </w:rPr>
        <w:t xml:space="preserve">This project pursues two questions. First: can a small policy-gradient agent learn a non-trivial roguelike from scratch, and can </w:t>
      </w:r>
      <w:proofErr w:type="spellStart"/>
      <w:r w:rsidRPr="006A47D3">
        <w:rPr>
          <w:rFonts w:ascii="Times New Roman" w:hAnsi="Times New Roman"/>
          <w:iCs/>
          <w:rPrChange w:id="80" w:author="Author" w:date="2026-05-20T19:33:00Z" w16du:dateUtc="2026-05-20T11:33:00Z">
            <w:rPr>
              <w:rFonts w:ascii="Calibri" w:hAnsi="Calibri"/>
              <w:i/>
            </w:rPr>
          </w:rPrChange>
        </w:rPr>
        <w:t>MaskablePPO</w:t>
      </w:r>
      <w:proofErr w:type="spellEnd"/>
      <w:ins w:id="81" w:author="Author" w:date="2026-05-20T19:33:00Z" w16du:dateUtc="2026-05-20T11:33:00Z">
        <w:r w:rsidR="006A47D3">
          <w:rPr>
            <w:rFonts w:ascii="Times New Roman" w:eastAsia="宋体" w:hAnsi="Times New Roman" w:hint="eastAsia"/>
            <w:i/>
            <w:lang w:eastAsia="zh-CN"/>
          </w:rPr>
          <w:t xml:space="preserve"> </w:t>
        </w:r>
      </w:ins>
      <w:del w:id="82" w:author="Author" w:date="2026-05-20T19:08:00Z" w16du:dateUtc="2026-05-20T11:08:00Z">
        <w:r w:rsidRPr="00F724C2" w:rsidDel="00CA02FD">
          <w:rPr>
            <w:rFonts w:ascii="Times New Roman" w:hAnsi="Times New Roman"/>
            <w:rPrChange w:id="83" w:author="Author" w:date="2026-05-20T18:55:00Z" w16du:dateUtc="2026-05-20T10:55:00Z">
              <w:rPr>
                <w:rFonts w:ascii="Calibri" w:hAnsi="Calibri"/>
              </w:rPr>
            </w:rPrChange>
          </w:rPr>
          <w:delText xml:space="preserve"> (Schulman et al. 2017; Huang et al. 2022a) </w:delText>
        </w:r>
      </w:del>
      <w:r w:rsidRPr="00F724C2">
        <w:rPr>
          <w:rFonts w:ascii="Times New Roman" w:hAnsi="Times New Roman"/>
          <w:rPrChange w:id="84" w:author="Author" w:date="2026-05-20T18:55:00Z" w16du:dateUtc="2026-05-20T10:55:00Z">
            <w:rPr>
              <w:rFonts w:ascii="Calibri" w:hAnsi="Calibri"/>
            </w:rPr>
          </w:rPrChange>
        </w:rPr>
        <w:t xml:space="preserve">reach competitive performance on a single commodity GPU in roughly five minutes? Second: what does the resulting policy reveal about the game itself? Win rate captures only the surface — the </w:t>
      </w:r>
      <w:proofErr w:type="spellStart"/>
      <w:r w:rsidRPr="00CA02FD">
        <w:rPr>
          <w:rFonts w:ascii="Times New Roman" w:hAnsi="Times New Roman"/>
          <w:iCs/>
          <w:rPrChange w:id="85" w:author="Author" w:date="2026-05-20T19:09:00Z" w16du:dateUtc="2026-05-20T11:09:00Z">
            <w:rPr>
              <w:rFonts w:ascii="Calibri" w:hAnsi="Calibri"/>
              <w:i/>
            </w:rPr>
          </w:rPrChange>
        </w:rPr>
        <w:t>behaviour</w:t>
      </w:r>
      <w:proofErr w:type="spellEnd"/>
      <w:r w:rsidRPr="00CA02FD">
        <w:rPr>
          <w:rFonts w:ascii="Times New Roman" w:hAnsi="Times New Roman"/>
          <w:iCs/>
          <w:rPrChange w:id="86" w:author="Author" w:date="2026-05-20T19:09:00Z" w16du:dateUtc="2026-05-20T11:09:00Z">
            <w:rPr>
              <w:rFonts w:ascii="Calibri" w:hAnsi="Calibri"/>
            </w:rPr>
          </w:rPrChange>
        </w:rPr>
        <w:t xml:space="preserve"> </w:t>
      </w:r>
      <w:r w:rsidRPr="00F724C2">
        <w:rPr>
          <w:rFonts w:ascii="Times New Roman" w:hAnsi="Times New Roman"/>
          <w:rPrChange w:id="87" w:author="Author" w:date="2026-05-20T18:55:00Z" w16du:dateUtc="2026-05-20T10:55:00Z">
            <w:rPr>
              <w:rFonts w:ascii="Calibri" w:hAnsi="Calibri"/>
            </w:rPr>
          </w:rPrChange>
        </w:rPr>
        <w:t>of a converged agent is a richer signal: which mechanics dominate, which are obsolete, and where designer intuition diverges from the actual optimum. We treat the trained agent as a balance auditor and report concrete design feedback.</w:t>
      </w:r>
    </w:p>
    <w:p w14:paraId="16BAD568" w14:textId="77777777" w:rsidR="00D803EE" w:rsidRPr="006A47D3" w:rsidRDefault="00000000">
      <w:pPr>
        <w:pStyle w:val="21"/>
        <w:rPr>
          <w:rFonts w:ascii="Times New Roman" w:hAnsi="Times New Roman" w:cs="Times New Roman"/>
          <w:color w:val="auto"/>
          <w:rPrChange w:id="88" w:author="Author" w:date="2026-05-20T19:33:00Z" w16du:dateUtc="2026-05-20T11:33:00Z">
            <w:rPr>
              <w:color w:val="595959" w:themeColor="text1" w:themeTint="A6"/>
            </w:rPr>
          </w:rPrChange>
        </w:rPr>
      </w:pPr>
      <w:r w:rsidRPr="006A47D3">
        <w:rPr>
          <w:rFonts w:ascii="Times New Roman" w:hAnsi="Times New Roman" w:cs="Times New Roman"/>
          <w:color w:val="auto"/>
          <w:rPrChange w:id="89" w:author="Author" w:date="2026-05-20T19:33:00Z" w16du:dateUtc="2026-05-20T11:33:00Z">
            <w:rPr>
              <w:rFonts w:ascii="Calibri" w:hAnsi="Calibri"/>
              <w:color w:val="595959" w:themeColor="text1" w:themeTint="A6"/>
            </w:rPr>
          </w:rPrChange>
        </w:rPr>
        <w:t xml:space="preserve">1.2 </w:t>
      </w:r>
      <w:del w:id="90" w:author="Author" w:date="2026-05-20T19:17:00Z" w16du:dateUtc="2026-05-20T11:17:00Z">
        <w:r w:rsidRPr="006A47D3" w:rsidDel="00C63F2C">
          <w:rPr>
            <w:rFonts w:ascii="Times New Roman" w:hAnsi="Times New Roman" w:cs="Times New Roman"/>
            <w:color w:val="auto"/>
            <w:rPrChange w:id="91" w:author="Author" w:date="2026-05-20T19:33:00Z" w16du:dateUtc="2026-05-20T11:33: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92" w:author="Author" w:date="2026-05-20T19:33:00Z" w16du:dateUtc="2026-05-20T11:33:00Z">
            <w:rPr>
              <w:rFonts w:ascii="Calibri" w:hAnsi="Calibri"/>
              <w:color w:val="595959" w:themeColor="text1" w:themeTint="A6"/>
            </w:rPr>
          </w:rPrChange>
        </w:rPr>
        <w:t>Contributions</w:t>
      </w:r>
    </w:p>
    <w:p w14:paraId="1899B0C7" w14:textId="16CDD553" w:rsidR="00D803EE" w:rsidRPr="00CA02FD" w:rsidRDefault="00000000" w:rsidP="0028278E">
      <w:pPr>
        <w:spacing w:after="0" w:line="300" w:lineRule="exact"/>
        <w:ind w:firstLine="284"/>
        <w:jc w:val="both"/>
        <w:rPr>
          <w:rFonts w:ascii="Times New Roman" w:eastAsia="宋体" w:hAnsi="Times New Roman" w:hint="eastAsia"/>
          <w:lang w:eastAsia="zh-CN"/>
          <w:rPrChange w:id="93" w:author="Author" w:date="2026-05-20T19:04:00Z" w16du:dateUtc="2026-05-20T11:04:00Z">
            <w:rPr/>
          </w:rPrChange>
        </w:rPr>
        <w:pPrChange w:id="94" w:author="Author" w:date="2026-05-20T19:32:00Z" w16du:dateUtc="2026-05-20T11:32:00Z">
          <w:pPr>
            <w:spacing w:after="80" w:line="280" w:lineRule="exact"/>
            <w:ind w:firstLine="283"/>
          </w:pPr>
        </w:pPrChange>
      </w:pPr>
      <w:r w:rsidRPr="00F724C2">
        <w:rPr>
          <w:rFonts w:ascii="Times New Roman" w:hAnsi="Times New Roman"/>
          <w:rPrChange w:id="95" w:author="Author" w:date="2026-05-20T18:55:00Z" w16du:dateUtc="2026-05-20T10:55:00Z">
            <w:rPr>
              <w:rFonts w:ascii="Calibri" w:hAnsi="Calibri"/>
            </w:rPr>
          </w:rPrChange>
        </w:rPr>
        <w:t>This report makes four contributions</w:t>
      </w:r>
      <w:ins w:id="96" w:author="Author" w:date="2026-05-20T19:04:00Z" w16du:dateUtc="2026-05-20T11:04:00Z">
        <w:r w:rsidR="00CA02FD">
          <w:rPr>
            <w:rFonts w:ascii="Times New Roman" w:eastAsia="宋体" w:hAnsi="Times New Roman" w:hint="eastAsia"/>
            <w:lang w:eastAsia="zh-CN"/>
          </w:rPr>
          <w:t>.</w:t>
        </w:r>
      </w:ins>
      <w:del w:id="97" w:author="Author" w:date="2026-05-20T19:04:00Z" w16du:dateUtc="2026-05-20T11:04:00Z">
        <w:r w:rsidRPr="00F724C2" w:rsidDel="00CA02FD">
          <w:rPr>
            <w:rFonts w:ascii="Times New Roman" w:hAnsi="Times New Roman"/>
            <w:rPrChange w:id="98" w:author="Author" w:date="2026-05-20T18:55:00Z" w16du:dateUtc="2026-05-20T10:55:00Z">
              <w:rPr>
                <w:rFonts w:ascii="Calibri" w:hAnsi="Calibri"/>
              </w:rPr>
            </w:rPrChange>
          </w:rPr>
          <w:delText>:</w:delText>
        </w:r>
      </w:del>
    </w:p>
    <w:p w14:paraId="5B1F8C65" w14:textId="77777777" w:rsidR="00D803EE" w:rsidRPr="00CA02FD" w:rsidRDefault="00000000" w:rsidP="0028278E">
      <w:pPr>
        <w:pStyle w:val="aff"/>
        <w:numPr>
          <w:ilvl w:val="0"/>
          <w:numId w:val="16"/>
        </w:numPr>
        <w:spacing w:after="0" w:line="300" w:lineRule="exact"/>
        <w:jc w:val="both"/>
        <w:rPr>
          <w:rFonts w:ascii="Times New Roman" w:hAnsi="Times New Roman"/>
          <w:rPrChange w:id="99" w:author="Author" w:date="2026-05-20T19:04:00Z" w16du:dateUtc="2026-05-20T11:04:00Z">
            <w:rPr/>
          </w:rPrChange>
        </w:rPr>
        <w:pPrChange w:id="100" w:author="Author" w:date="2026-05-20T19:32:00Z" w16du:dateUtc="2026-05-20T11:32:00Z">
          <w:pPr>
            <w:pStyle w:val="a0"/>
            <w:spacing w:after="80" w:line="280" w:lineRule="exact"/>
          </w:pPr>
        </w:pPrChange>
      </w:pPr>
      <w:r w:rsidRPr="00CA02FD">
        <w:rPr>
          <w:rFonts w:ascii="Times New Roman" w:hAnsi="Times New Roman"/>
          <w:rPrChange w:id="101" w:author="Author" w:date="2026-05-20T19:04:00Z" w16du:dateUtc="2026-05-20T11:04:00Z">
            <w:rPr>
              <w:rFonts w:ascii="Calibri" w:hAnsi="Calibri"/>
            </w:rPr>
          </w:rPrChange>
        </w:rPr>
        <w:lastRenderedPageBreak/>
        <w:t xml:space="preserve">A complete, self-contained roguelike </w:t>
      </w:r>
      <w:proofErr w:type="spellStart"/>
      <w:r w:rsidRPr="00CA02FD">
        <w:rPr>
          <w:rFonts w:ascii="Times New Roman" w:hAnsi="Times New Roman"/>
          <w:rPrChange w:id="102" w:author="Author" w:date="2026-05-20T19:04:00Z" w16du:dateUtc="2026-05-20T11:04:00Z">
            <w:rPr>
              <w:rFonts w:ascii="Calibri" w:hAnsi="Calibri"/>
            </w:rPr>
          </w:rPrChange>
        </w:rPr>
        <w:t>deckbuilder</w:t>
      </w:r>
      <w:proofErr w:type="spellEnd"/>
      <w:r w:rsidRPr="00CA02FD">
        <w:rPr>
          <w:rFonts w:ascii="Times New Roman" w:hAnsi="Times New Roman"/>
          <w:rPrChange w:id="103" w:author="Author" w:date="2026-05-20T19:04:00Z" w16du:dateUtc="2026-05-20T11:04:00Z">
            <w:rPr>
              <w:rFonts w:ascii="Calibri" w:hAnsi="Calibri"/>
            </w:rPr>
          </w:rPrChange>
        </w:rPr>
        <w:t xml:space="preserve"> environment (</w:t>
      </w:r>
      <w:r w:rsidRPr="00CA02FD">
        <w:rPr>
          <w:rFonts w:ascii="Times New Roman" w:hAnsi="Times New Roman"/>
          <w:rPrChange w:id="104" w:author="Author" w:date="2026-05-20T19:04:00Z" w16du:dateUtc="2026-05-20T11:04:00Z">
            <w:rPr>
              <w:rFonts w:ascii="Calibri" w:hAnsi="Calibri"/>
              <w:i/>
            </w:rPr>
          </w:rPrChange>
        </w:rPr>
        <w:t>Mini Whisper</w:t>
      </w:r>
      <w:r w:rsidRPr="00CA02FD">
        <w:rPr>
          <w:rFonts w:ascii="Times New Roman" w:hAnsi="Times New Roman"/>
          <w:rPrChange w:id="105" w:author="Author" w:date="2026-05-20T19:04:00Z" w16du:dateUtc="2026-05-20T11:04:00Z">
            <w:rPr>
              <w:rFonts w:ascii="Calibri" w:hAnsi="Calibri"/>
            </w:rPr>
          </w:rPrChange>
        </w:rPr>
        <w:t>) with 51 observation features and 16 masked actions, fully wrapped in the Gymnasium API.</w:t>
      </w:r>
    </w:p>
    <w:p w14:paraId="6459F12E" w14:textId="245260C8" w:rsidR="00D803EE" w:rsidRPr="00CA02FD" w:rsidRDefault="00000000" w:rsidP="0028278E">
      <w:pPr>
        <w:pStyle w:val="aff"/>
        <w:numPr>
          <w:ilvl w:val="0"/>
          <w:numId w:val="16"/>
        </w:numPr>
        <w:spacing w:after="0" w:line="300" w:lineRule="exact"/>
        <w:jc w:val="both"/>
        <w:rPr>
          <w:rFonts w:ascii="Times New Roman" w:hAnsi="Times New Roman"/>
          <w:rPrChange w:id="106" w:author="Author" w:date="2026-05-20T19:04:00Z" w16du:dateUtc="2026-05-20T11:04:00Z">
            <w:rPr/>
          </w:rPrChange>
        </w:rPr>
        <w:pPrChange w:id="107" w:author="Author" w:date="2026-05-20T19:32:00Z" w16du:dateUtc="2026-05-20T11:32:00Z">
          <w:pPr>
            <w:pStyle w:val="a0"/>
            <w:spacing w:after="80" w:line="280" w:lineRule="exact"/>
          </w:pPr>
        </w:pPrChange>
      </w:pPr>
      <w:r w:rsidRPr="00CA02FD">
        <w:rPr>
          <w:rFonts w:ascii="Times New Roman" w:hAnsi="Times New Roman"/>
          <w:rPrChange w:id="108" w:author="Author" w:date="2026-05-20T19:04:00Z" w16du:dateUtc="2026-05-20T11:04:00Z">
            <w:rPr>
              <w:rFonts w:ascii="Calibri" w:hAnsi="Calibri"/>
            </w:rPr>
          </w:rPrChange>
        </w:rPr>
        <w:t>An action-masked PPO training pipeline that converges in 300K steps</w:t>
      </w:r>
      <w:del w:id="109" w:author="Author" w:date="2026-05-20T19:05:00Z" w16du:dateUtc="2026-05-20T11:05:00Z">
        <w:r w:rsidRPr="00CA02FD" w:rsidDel="00CA02FD">
          <w:rPr>
            <w:rFonts w:ascii="Times New Roman" w:hAnsi="Times New Roman"/>
            <w:rPrChange w:id="110" w:author="Author" w:date="2026-05-20T19:04:00Z" w16du:dateUtc="2026-05-20T11:04:00Z">
              <w:rPr>
                <w:rFonts w:ascii="Calibri" w:hAnsi="Calibri"/>
              </w:rPr>
            </w:rPrChange>
          </w:rPr>
          <w:delText xml:space="preserve"> (4.4 minutes on a free-tier Tesla T4)</w:delText>
        </w:r>
      </w:del>
      <w:r w:rsidRPr="00CA02FD">
        <w:rPr>
          <w:rFonts w:ascii="Times New Roman" w:hAnsi="Times New Roman"/>
          <w:rPrChange w:id="111" w:author="Author" w:date="2026-05-20T19:04:00Z" w16du:dateUtc="2026-05-20T11:04:00Z">
            <w:rPr>
              <w:rFonts w:ascii="Calibri" w:hAnsi="Calibri"/>
            </w:rPr>
          </w:rPrChange>
        </w:rPr>
        <w:t xml:space="preserve">, producing a policy with </w:t>
      </w:r>
      <w:proofErr w:type="gramStart"/>
      <w:r w:rsidRPr="00CA02FD">
        <w:rPr>
          <w:rFonts w:ascii="Times New Roman" w:hAnsi="Times New Roman"/>
          <w:rPrChange w:id="112" w:author="Author" w:date="2026-05-20T19:04:00Z" w16du:dateUtc="2026-05-20T11:04:00Z">
            <w:rPr>
              <w:rFonts w:ascii="Calibri" w:hAnsi="Calibri"/>
            </w:rPr>
          </w:rPrChange>
        </w:rPr>
        <w:t>56.1% win</w:t>
      </w:r>
      <w:proofErr w:type="gramEnd"/>
      <w:r w:rsidRPr="00CA02FD">
        <w:rPr>
          <w:rFonts w:ascii="Times New Roman" w:hAnsi="Times New Roman"/>
          <w:rPrChange w:id="113" w:author="Author" w:date="2026-05-20T19:04:00Z" w16du:dateUtc="2026-05-20T11:04:00Z">
            <w:rPr>
              <w:rFonts w:ascii="Calibri" w:hAnsi="Calibri"/>
            </w:rPr>
          </w:rPrChange>
        </w:rPr>
        <w:t xml:space="preserve"> rate over 1,000 evaluation episodes.</w:t>
      </w:r>
    </w:p>
    <w:p w14:paraId="69866087" w14:textId="77777777" w:rsidR="00D803EE" w:rsidRPr="00CA02FD" w:rsidRDefault="00000000" w:rsidP="0028278E">
      <w:pPr>
        <w:pStyle w:val="aff"/>
        <w:numPr>
          <w:ilvl w:val="0"/>
          <w:numId w:val="16"/>
        </w:numPr>
        <w:spacing w:after="0" w:line="300" w:lineRule="exact"/>
        <w:jc w:val="both"/>
        <w:rPr>
          <w:rFonts w:ascii="Times New Roman" w:hAnsi="Times New Roman"/>
          <w:rPrChange w:id="114" w:author="Author" w:date="2026-05-20T19:04:00Z" w16du:dateUtc="2026-05-20T11:04:00Z">
            <w:rPr/>
          </w:rPrChange>
        </w:rPr>
        <w:pPrChange w:id="115" w:author="Author" w:date="2026-05-20T19:32:00Z" w16du:dateUtc="2026-05-20T11:32:00Z">
          <w:pPr>
            <w:pStyle w:val="a0"/>
            <w:spacing w:after="80" w:line="280" w:lineRule="exact"/>
          </w:pPr>
        </w:pPrChange>
      </w:pPr>
      <w:r w:rsidRPr="00CA02FD">
        <w:rPr>
          <w:rFonts w:ascii="Times New Roman" w:hAnsi="Times New Roman"/>
          <w:rPrChange w:id="116" w:author="Author" w:date="2026-05-20T19:04:00Z" w16du:dateUtc="2026-05-20T11:04:00Z">
            <w:rPr>
              <w:rFonts w:ascii="Calibri" w:hAnsi="Calibri"/>
            </w:rPr>
          </w:rPrChange>
        </w:rPr>
        <w:t xml:space="preserve">A </w:t>
      </w:r>
      <w:proofErr w:type="spellStart"/>
      <w:r w:rsidRPr="00CA02FD">
        <w:rPr>
          <w:rFonts w:ascii="Times New Roman" w:hAnsi="Times New Roman"/>
          <w:rPrChange w:id="117" w:author="Author" w:date="2026-05-20T19:04:00Z" w16du:dateUtc="2026-05-20T11:04:00Z">
            <w:rPr>
              <w:rFonts w:ascii="Calibri" w:hAnsi="Calibri"/>
            </w:rPr>
          </w:rPrChange>
        </w:rPr>
        <w:t>behaviour</w:t>
      </w:r>
      <w:proofErr w:type="spellEnd"/>
      <w:r w:rsidRPr="00CA02FD">
        <w:rPr>
          <w:rFonts w:ascii="Times New Roman" w:hAnsi="Times New Roman"/>
          <w:rPrChange w:id="118" w:author="Author" w:date="2026-05-20T19:04:00Z" w16du:dateUtc="2026-05-20T11:04:00Z">
            <w:rPr>
              <w:rFonts w:ascii="Calibri" w:hAnsi="Calibri"/>
            </w:rPr>
          </w:rPrChange>
        </w:rPr>
        <w:t>-level balance analysis covering per-episode reward, floor reach, turn count, card usage, and per-floor HP/SAN trajectories, with four diagnostic plots.</w:t>
      </w:r>
    </w:p>
    <w:p w14:paraId="63320DAE" w14:textId="68D1E1D1" w:rsidR="00D803EE" w:rsidRPr="00CA02FD" w:rsidRDefault="00000000" w:rsidP="0028278E">
      <w:pPr>
        <w:pStyle w:val="aff"/>
        <w:numPr>
          <w:ilvl w:val="0"/>
          <w:numId w:val="16"/>
        </w:numPr>
        <w:spacing w:after="0" w:line="300" w:lineRule="exact"/>
        <w:jc w:val="both"/>
        <w:rPr>
          <w:rFonts w:ascii="Times New Roman" w:hAnsi="Times New Roman"/>
          <w:rPrChange w:id="119" w:author="Author" w:date="2026-05-20T19:04:00Z" w16du:dateUtc="2026-05-20T11:04:00Z">
            <w:rPr/>
          </w:rPrChange>
        </w:rPr>
        <w:pPrChange w:id="120" w:author="Author" w:date="2026-05-20T19:32:00Z" w16du:dateUtc="2026-05-20T11:32:00Z">
          <w:pPr>
            <w:pStyle w:val="a0"/>
            <w:spacing w:after="80" w:line="280" w:lineRule="exact"/>
          </w:pPr>
        </w:pPrChange>
      </w:pPr>
      <w:r w:rsidRPr="00CA02FD">
        <w:rPr>
          <w:rFonts w:ascii="Times New Roman" w:hAnsi="Times New Roman"/>
          <w:rPrChange w:id="121" w:author="Author" w:date="2026-05-20T19:04:00Z" w16du:dateUtc="2026-05-20T11:04:00Z">
            <w:rPr>
              <w:rFonts w:ascii="Calibri" w:hAnsi="Calibri"/>
            </w:rPr>
          </w:rPrChange>
        </w:rPr>
        <w:t xml:space="preserve">Two concrete game-design findings drawn from the agent's </w:t>
      </w:r>
      <w:proofErr w:type="spellStart"/>
      <w:r w:rsidRPr="00CA02FD">
        <w:rPr>
          <w:rFonts w:ascii="Times New Roman" w:hAnsi="Times New Roman"/>
          <w:rPrChange w:id="122" w:author="Author" w:date="2026-05-20T19:04:00Z" w16du:dateUtc="2026-05-20T11:04:00Z">
            <w:rPr>
              <w:rFonts w:ascii="Calibri" w:hAnsi="Calibri"/>
            </w:rPr>
          </w:rPrChange>
        </w:rPr>
        <w:t>behaviour</w:t>
      </w:r>
      <w:proofErr w:type="spellEnd"/>
      <w:del w:id="123" w:author="Author" w:date="2026-05-20T19:05:00Z" w16du:dateUtc="2026-05-20T11:05:00Z">
        <w:r w:rsidRPr="00CA02FD" w:rsidDel="00CA02FD">
          <w:rPr>
            <w:rFonts w:ascii="Times New Roman" w:hAnsi="Times New Roman"/>
            <w:rPrChange w:id="124" w:author="Author" w:date="2026-05-20T19:04:00Z" w16du:dateUtc="2026-05-20T11:04:00Z">
              <w:rPr>
                <w:rFonts w:ascii="Calibri" w:hAnsi="Calibri"/>
              </w:rPr>
            </w:rPrChange>
          </w:rPr>
          <w:delText xml:space="preserve"> (Section 7)</w:delText>
        </w:r>
      </w:del>
      <w:r w:rsidRPr="00CA02FD">
        <w:rPr>
          <w:rFonts w:ascii="Times New Roman" w:hAnsi="Times New Roman"/>
          <w:rPrChange w:id="125" w:author="Author" w:date="2026-05-20T19:04:00Z" w16du:dateUtc="2026-05-20T11:04:00Z">
            <w:rPr>
              <w:rFonts w:ascii="Calibri" w:hAnsi="Calibri"/>
            </w:rPr>
          </w:rPrChange>
        </w:rPr>
        <w:t xml:space="preserve">, illustrating how RL can complement manual playtesting in </w:t>
      </w:r>
      <w:proofErr w:type="spellStart"/>
      <w:r w:rsidRPr="00CA02FD">
        <w:rPr>
          <w:rFonts w:ascii="Times New Roman" w:hAnsi="Times New Roman"/>
          <w:rPrChange w:id="126" w:author="Author" w:date="2026-05-20T19:04:00Z" w16du:dateUtc="2026-05-20T11:04:00Z">
            <w:rPr>
              <w:rFonts w:ascii="Calibri" w:hAnsi="Calibri"/>
            </w:rPr>
          </w:rPrChange>
        </w:rPr>
        <w:t>deckbuilder</w:t>
      </w:r>
      <w:proofErr w:type="spellEnd"/>
      <w:r w:rsidRPr="00CA02FD">
        <w:rPr>
          <w:rFonts w:ascii="Times New Roman" w:hAnsi="Times New Roman"/>
          <w:rPrChange w:id="127" w:author="Author" w:date="2026-05-20T19:04:00Z" w16du:dateUtc="2026-05-20T11:04:00Z">
            <w:rPr>
              <w:rFonts w:ascii="Calibri" w:hAnsi="Calibri"/>
            </w:rPr>
          </w:rPrChange>
        </w:rPr>
        <w:t xml:space="preserve"> development.</w:t>
      </w:r>
    </w:p>
    <w:p w14:paraId="1243C8F8" w14:textId="77777777" w:rsidR="00D803EE" w:rsidRPr="00CA02FD" w:rsidDel="00CA02FD" w:rsidRDefault="00D803EE">
      <w:pPr>
        <w:rPr>
          <w:del w:id="128" w:author="Author" w:date="2026-05-20T19:06:00Z" w16du:dateUtc="2026-05-20T11:06:00Z"/>
          <w:rFonts w:eastAsia="宋体" w:hint="eastAsia"/>
          <w:lang w:eastAsia="zh-CN"/>
          <w:rPrChange w:id="129" w:author="Author" w:date="2026-05-20T19:05:00Z" w16du:dateUtc="2026-05-20T11:05:00Z">
            <w:rPr>
              <w:del w:id="130" w:author="Author" w:date="2026-05-20T19:06:00Z" w16du:dateUtc="2026-05-20T11:06:00Z"/>
            </w:rPr>
          </w:rPrChange>
        </w:rPr>
      </w:pPr>
    </w:p>
    <w:p w14:paraId="4D819621" w14:textId="7F0F0A8B" w:rsidR="00D803EE" w:rsidDel="00CA02FD" w:rsidRDefault="00000000">
      <w:pPr>
        <w:pStyle w:val="21"/>
        <w:rPr>
          <w:del w:id="131" w:author="Author" w:date="2026-05-20T19:06:00Z" w16du:dateUtc="2026-05-20T11:06:00Z"/>
          <w:color w:val="595959" w:themeColor="text1" w:themeTint="A6"/>
        </w:rPr>
      </w:pPr>
      <w:del w:id="132" w:author="Author" w:date="2026-05-20T19:06:00Z" w16du:dateUtc="2026-05-20T11:06:00Z">
        <w:r w:rsidDel="00CA02FD">
          <w:rPr>
            <w:rFonts w:ascii="Calibri" w:hAnsi="Calibri"/>
            <w:color w:val="595959" w:themeColor="text1" w:themeTint="A6"/>
          </w:rPr>
          <w:delText>1.3  Report Organisation</w:delText>
        </w:r>
      </w:del>
    </w:p>
    <w:p w14:paraId="7F694720" w14:textId="50F1ED90" w:rsidR="00D803EE" w:rsidRPr="00F724C2" w:rsidDel="00CA02FD" w:rsidRDefault="00000000" w:rsidP="00F724C2">
      <w:pPr>
        <w:spacing w:after="120" w:line="300" w:lineRule="exact"/>
        <w:ind w:firstLine="284"/>
        <w:jc w:val="both"/>
        <w:rPr>
          <w:del w:id="133" w:author="Author" w:date="2026-05-20T19:06:00Z" w16du:dateUtc="2026-05-20T11:06:00Z"/>
          <w:rFonts w:ascii="Times New Roman" w:hAnsi="Times New Roman"/>
          <w:rPrChange w:id="134" w:author="Author" w:date="2026-05-20T18:56:00Z" w16du:dateUtc="2026-05-20T10:56:00Z">
            <w:rPr>
              <w:del w:id="135" w:author="Author" w:date="2026-05-20T19:06:00Z" w16du:dateUtc="2026-05-20T11:06:00Z"/>
            </w:rPr>
          </w:rPrChange>
        </w:rPr>
        <w:pPrChange w:id="136" w:author="Author" w:date="2026-05-20T18:56:00Z" w16du:dateUtc="2026-05-20T10:56:00Z">
          <w:pPr>
            <w:spacing w:after="160" w:line="280" w:lineRule="exact"/>
            <w:ind w:firstLine="283"/>
          </w:pPr>
        </w:pPrChange>
      </w:pPr>
      <w:del w:id="137" w:author="Author" w:date="2026-05-20T19:06:00Z" w16du:dateUtc="2026-05-20T11:06:00Z">
        <w:r w:rsidRPr="00F724C2" w:rsidDel="00CA02FD">
          <w:rPr>
            <w:rFonts w:ascii="Times New Roman" w:hAnsi="Times New Roman"/>
            <w:rPrChange w:id="138" w:author="Author" w:date="2026-05-20T18:56:00Z" w16du:dateUtc="2026-05-20T10:56:00Z">
              <w:rPr>
                <w:rFonts w:ascii="Calibri" w:hAnsi="Calibri"/>
              </w:rPr>
            </w:rPrChange>
          </w:rPr>
          <w:delText>Section 2 surveys prior work on RL in deckbuilders and action-masked PPO. Section 3 specifies the game; Section 4 formalises it as an MDP. Section 5 covers the training setup. Section 6 reports quantitative results. Section 7 discusses qualitative findings, limitations, and design implications. Section 8 concludes.</w:delText>
        </w:r>
      </w:del>
    </w:p>
    <w:p w14:paraId="04DAA059" w14:textId="619FC69A" w:rsidR="00D803EE" w:rsidDel="006A47D3" w:rsidRDefault="00D803EE">
      <w:pPr>
        <w:pBdr>
          <w:bottom w:val="single" w:sz="6" w:space="1" w:color="AAAAAA"/>
        </w:pBdr>
        <w:spacing w:before="120" w:after="120"/>
        <w:rPr>
          <w:del w:id="139" w:author="Author" w:date="2026-05-20T19:41:00Z" w16du:dateUtc="2026-05-20T11:41:00Z"/>
        </w:rPr>
      </w:pPr>
    </w:p>
    <w:p w14:paraId="5246246A" w14:textId="703A672B" w:rsidR="00D803EE" w:rsidRPr="00C63F2C" w:rsidDel="00C63F2C" w:rsidRDefault="00000000">
      <w:pPr>
        <w:pStyle w:val="1"/>
        <w:rPr>
          <w:del w:id="140" w:author="Author" w:date="2026-05-20T19:13:00Z" w16du:dateUtc="2026-05-20T11:13:00Z"/>
          <w:rFonts w:ascii="Arial" w:eastAsia="宋体" w:hAnsi="Arial" w:cs="Arial"/>
          <w:color w:val="auto"/>
          <w:sz w:val="32"/>
          <w:lang w:eastAsia="zh-CN"/>
          <w:rPrChange w:id="141" w:author="Author" w:date="2026-05-20T19:16:00Z" w16du:dateUtc="2026-05-20T11:16:00Z">
            <w:rPr>
              <w:del w:id="142" w:author="Author" w:date="2026-05-20T19:13:00Z" w16du:dateUtc="2026-05-20T11:13:00Z"/>
              <w:color w:val="auto"/>
            </w:rPr>
          </w:rPrChange>
        </w:rPr>
      </w:pPr>
      <w:del w:id="143" w:author="Author" w:date="2026-05-20T19:13:00Z" w16du:dateUtc="2026-05-20T11:13:00Z">
        <w:r w:rsidRPr="00C63F2C" w:rsidDel="00C63F2C">
          <w:rPr>
            <w:rFonts w:ascii="Arial" w:eastAsia="宋体" w:hAnsi="Arial" w:cs="Arial"/>
            <w:color w:val="auto"/>
            <w:sz w:val="32"/>
            <w:lang w:eastAsia="zh-CN"/>
            <w:rPrChange w:id="144" w:author="Author" w:date="2026-05-20T19:16:00Z" w16du:dateUtc="2026-05-20T11:16:00Z">
              <w:rPr>
                <w:rFonts w:ascii="Calibri" w:hAnsi="Calibri"/>
                <w:color w:val="auto"/>
                <w:sz w:val="32"/>
              </w:rPr>
            </w:rPrChange>
          </w:rPr>
          <w:delText>2.  Related Work</w:delText>
        </w:r>
      </w:del>
    </w:p>
    <w:p w14:paraId="67EFC52E" w14:textId="65F17E8A" w:rsidR="00D803EE" w:rsidRPr="00C63F2C" w:rsidDel="00C63F2C" w:rsidRDefault="00000000">
      <w:pPr>
        <w:pStyle w:val="21"/>
        <w:rPr>
          <w:del w:id="145" w:author="Author" w:date="2026-05-20T19:13:00Z" w16du:dateUtc="2026-05-20T11:13:00Z"/>
          <w:rFonts w:ascii="Arial" w:eastAsia="宋体" w:hAnsi="Arial" w:cs="Arial"/>
          <w:color w:val="auto"/>
          <w:sz w:val="32"/>
          <w:lang w:eastAsia="zh-CN"/>
          <w:rPrChange w:id="146" w:author="Author" w:date="2026-05-20T19:16:00Z" w16du:dateUtc="2026-05-20T11:16:00Z">
            <w:rPr>
              <w:del w:id="147" w:author="Author" w:date="2026-05-20T19:13:00Z" w16du:dateUtc="2026-05-20T11:13:00Z"/>
              <w:color w:val="595959" w:themeColor="text1" w:themeTint="A6"/>
            </w:rPr>
          </w:rPrChange>
        </w:rPr>
      </w:pPr>
      <w:del w:id="148" w:author="Author" w:date="2026-05-20T19:13:00Z" w16du:dateUtc="2026-05-20T11:13:00Z">
        <w:r w:rsidRPr="00C63F2C" w:rsidDel="00C63F2C">
          <w:rPr>
            <w:rFonts w:ascii="Arial" w:eastAsia="宋体" w:hAnsi="Arial" w:cs="Arial"/>
            <w:color w:val="auto"/>
            <w:sz w:val="32"/>
            <w:lang w:eastAsia="zh-CN"/>
            <w:rPrChange w:id="149" w:author="Author" w:date="2026-05-20T19:16:00Z" w16du:dateUtc="2026-05-20T11:16:00Z">
              <w:rPr>
                <w:rFonts w:ascii="Calibri" w:hAnsi="Calibri"/>
                <w:color w:val="595959" w:themeColor="text1" w:themeTint="A6"/>
              </w:rPr>
            </w:rPrChange>
          </w:rPr>
          <w:delText>2.1  RL in Card Games and Deckbuilders</w:delText>
        </w:r>
      </w:del>
    </w:p>
    <w:p w14:paraId="746C6B45" w14:textId="0BDF64F4" w:rsidR="00D803EE" w:rsidRPr="00C63F2C" w:rsidDel="00C63F2C" w:rsidRDefault="00000000" w:rsidP="00F724C2">
      <w:pPr>
        <w:spacing w:after="120" w:line="300" w:lineRule="exact"/>
        <w:ind w:firstLine="284"/>
        <w:jc w:val="both"/>
        <w:rPr>
          <w:del w:id="150" w:author="Author" w:date="2026-05-20T19:13:00Z" w16du:dateUtc="2026-05-20T11:13:00Z"/>
          <w:rFonts w:ascii="Arial" w:eastAsia="宋体" w:hAnsi="Arial" w:cs="Arial"/>
          <w:sz w:val="32"/>
          <w:lang w:eastAsia="zh-CN"/>
          <w:rPrChange w:id="151" w:author="Author" w:date="2026-05-20T19:16:00Z" w16du:dateUtc="2026-05-20T11:16:00Z">
            <w:rPr>
              <w:del w:id="152" w:author="Author" w:date="2026-05-20T19:13:00Z" w16du:dateUtc="2026-05-20T11:13:00Z"/>
            </w:rPr>
          </w:rPrChange>
        </w:rPr>
        <w:pPrChange w:id="153" w:author="Author" w:date="2026-05-20T18:56:00Z" w16du:dateUtc="2026-05-20T10:56:00Z">
          <w:pPr>
            <w:spacing w:after="120" w:line="280" w:lineRule="exact"/>
            <w:ind w:firstLine="283"/>
          </w:pPr>
        </w:pPrChange>
      </w:pPr>
      <w:del w:id="154" w:author="Author" w:date="2026-05-20T19:13:00Z" w16du:dateUtc="2026-05-20T11:13:00Z">
        <w:r w:rsidRPr="00C63F2C" w:rsidDel="00C63F2C">
          <w:rPr>
            <w:rFonts w:ascii="Arial" w:eastAsia="宋体" w:hAnsi="Arial" w:cs="Arial"/>
            <w:b/>
            <w:sz w:val="32"/>
            <w:lang w:eastAsia="zh-CN"/>
            <w:rPrChange w:id="155" w:author="Author" w:date="2026-05-20T19:16:00Z" w16du:dateUtc="2026-05-20T11:16:00Z">
              <w:rPr>
                <w:rFonts w:ascii="Calibri" w:hAnsi="Calibri"/>
              </w:rPr>
            </w:rPrChange>
          </w:rPr>
          <w:delText xml:space="preserve">Early RL work on collectible card games targeted </w:delText>
        </w:r>
        <w:r w:rsidRPr="00C63F2C" w:rsidDel="00C63F2C">
          <w:rPr>
            <w:rFonts w:ascii="Arial" w:eastAsia="宋体" w:hAnsi="Arial" w:cs="Arial"/>
            <w:b/>
            <w:sz w:val="32"/>
            <w:lang w:eastAsia="zh-CN"/>
            <w:rPrChange w:id="156" w:author="Author" w:date="2026-05-20T19:16:00Z" w16du:dateUtc="2026-05-20T11:16:00Z">
              <w:rPr>
                <w:rFonts w:ascii="Calibri" w:hAnsi="Calibri"/>
                <w:i/>
              </w:rPr>
            </w:rPrChange>
          </w:rPr>
          <w:delText>Hearthstone</w:delText>
        </w:r>
        <w:r w:rsidRPr="00C63F2C" w:rsidDel="00C63F2C">
          <w:rPr>
            <w:rFonts w:ascii="Arial" w:eastAsia="宋体" w:hAnsi="Arial" w:cs="Arial"/>
            <w:b/>
            <w:sz w:val="32"/>
            <w:lang w:eastAsia="zh-CN"/>
            <w:rPrChange w:id="157" w:author="Author" w:date="2026-05-20T19:16:00Z" w16du:dateUtc="2026-05-20T11:16:00Z">
              <w:rPr>
                <w:rFonts w:ascii="Calibri" w:hAnsi="Calibri"/>
              </w:rPr>
            </w:rPrChange>
          </w:rPr>
          <w:delText xml:space="preserve">, using MCTS-style agents to evaluate deck strength (Stiegler et al. 2017). Roguelike deckbuilders — where the deck evolves during a run rather than being fixed in advance — were popularised by </w:delText>
        </w:r>
        <w:r w:rsidRPr="00C63F2C" w:rsidDel="00C63F2C">
          <w:rPr>
            <w:rFonts w:ascii="Arial" w:eastAsia="宋体" w:hAnsi="Arial" w:cs="Arial"/>
            <w:b/>
            <w:sz w:val="32"/>
            <w:lang w:eastAsia="zh-CN"/>
            <w:rPrChange w:id="158" w:author="Author" w:date="2026-05-20T19:16:00Z" w16du:dateUtc="2026-05-20T11:16:00Z">
              <w:rPr>
                <w:rFonts w:ascii="Calibri" w:hAnsi="Calibri"/>
                <w:i/>
              </w:rPr>
            </w:rPrChange>
          </w:rPr>
          <w:delText>Slay the Spire</w:delText>
        </w:r>
        <w:r w:rsidRPr="00C63F2C" w:rsidDel="00C63F2C">
          <w:rPr>
            <w:rFonts w:ascii="Arial" w:eastAsia="宋体" w:hAnsi="Arial" w:cs="Arial"/>
            <w:b/>
            <w:sz w:val="32"/>
            <w:lang w:eastAsia="zh-CN"/>
            <w:rPrChange w:id="159" w:author="Author" w:date="2026-05-20T19:16:00Z" w16du:dateUtc="2026-05-20T11:16:00Z">
              <w:rPr>
                <w:rFonts w:ascii="Calibri" w:hAnsi="Calibri"/>
              </w:rPr>
            </w:rPrChange>
          </w:rPr>
          <w:delText xml:space="preserve"> (Mega Crit, 2019). Open-source reimplementations such as </w:delText>
        </w:r>
        <w:r w:rsidRPr="00C63F2C" w:rsidDel="00C63F2C">
          <w:rPr>
            <w:rFonts w:ascii="Arial" w:eastAsia="宋体" w:hAnsi="Arial" w:cs="Arial"/>
            <w:b/>
            <w:sz w:val="32"/>
            <w:lang w:eastAsia="zh-CN"/>
            <w:rPrChange w:id="160" w:author="Author" w:date="2026-05-20T19:16:00Z" w16du:dateUtc="2026-05-20T11:16:00Z">
              <w:rPr>
                <w:rFonts w:ascii="Calibri" w:hAnsi="Calibri"/>
                <w:b/>
              </w:rPr>
            </w:rPrChange>
          </w:rPr>
          <w:delText>SlayTheSpire-AI</w:delText>
        </w:r>
        <w:r w:rsidRPr="00C63F2C" w:rsidDel="00C63F2C">
          <w:rPr>
            <w:rFonts w:ascii="Arial" w:eastAsia="宋体" w:hAnsi="Arial" w:cs="Arial"/>
            <w:b/>
            <w:sz w:val="32"/>
            <w:lang w:eastAsia="zh-CN"/>
            <w:rPrChange w:id="161" w:author="Author" w:date="2026-05-20T19:16:00Z" w16du:dateUtc="2026-05-20T11:16:00Z">
              <w:rPr>
                <w:rFonts w:ascii="Calibri" w:hAnsi="Calibri"/>
              </w:rPr>
            </w:rPrChange>
          </w:rPr>
          <w:delText xml:space="preserve"> (Bird, 2021) showed that combining MCTS with learned value heads can clear the game on lower difficulties, though these systems lack model-free policy gradients and a Gymnasium-style API, making them awkward to reproduce in a course-project setting. Work on </w:delText>
        </w:r>
        <w:r w:rsidRPr="00C63F2C" w:rsidDel="00C63F2C">
          <w:rPr>
            <w:rFonts w:ascii="Arial" w:eastAsia="宋体" w:hAnsi="Arial" w:cs="Arial"/>
            <w:b/>
            <w:sz w:val="32"/>
            <w:lang w:eastAsia="zh-CN"/>
            <w:rPrChange w:id="162" w:author="Author" w:date="2026-05-20T19:16:00Z" w16du:dateUtc="2026-05-20T11:16:00Z">
              <w:rPr>
                <w:rFonts w:ascii="Calibri" w:hAnsi="Calibri"/>
                <w:i/>
              </w:rPr>
            </w:rPrChange>
          </w:rPr>
          <w:delText>MicroRTS</w:delText>
        </w:r>
        <w:r w:rsidRPr="00C63F2C" w:rsidDel="00C63F2C">
          <w:rPr>
            <w:rFonts w:ascii="Arial" w:eastAsia="宋体" w:hAnsi="Arial" w:cs="Arial"/>
            <w:b/>
            <w:sz w:val="32"/>
            <w:lang w:eastAsia="zh-CN"/>
            <w:rPrChange w:id="163" w:author="Author" w:date="2026-05-20T19:16:00Z" w16du:dateUtc="2026-05-20T11:16:00Z">
              <w:rPr>
                <w:rFonts w:ascii="Calibri" w:hAnsi="Calibri"/>
              </w:rPr>
            </w:rPrChange>
          </w:rPr>
          <w:delText xml:space="preserve"> (Ontanón et al. 2018) and </w:delText>
        </w:r>
        <w:r w:rsidRPr="00C63F2C" w:rsidDel="00C63F2C">
          <w:rPr>
            <w:rFonts w:ascii="Arial" w:eastAsia="宋体" w:hAnsi="Arial" w:cs="Arial"/>
            <w:b/>
            <w:sz w:val="32"/>
            <w:lang w:eastAsia="zh-CN"/>
            <w:rPrChange w:id="164" w:author="Author" w:date="2026-05-20T19:16:00Z" w16du:dateUtc="2026-05-20T11:16:00Z">
              <w:rPr>
                <w:rFonts w:ascii="Calibri" w:hAnsi="Calibri"/>
                <w:i/>
              </w:rPr>
            </w:rPrChange>
          </w:rPr>
          <w:delText>Pokémon Showdown</w:delText>
        </w:r>
        <w:r w:rsidRPr="00C63F2C" w:rsidDel="00C63F2C">
          <w:rPr>
            <w:rFonts w:ascii="Arial" w:eastAsia="宋体" w:hAnsi="Arial" w:cs="Arial"/>
            <w:b/>
            <w:sz w:val="32"/>
            <w:lang w:eastAsia="zh-CN"/>
            <w:rPrChange w:id="165" w:author="Author" w:date="2026-05-20T19:16:00Z" w16du:dateUtc="2026-05-20T11:16:00Z">
              <w:rPr>
                <w:rFonts w:ascii="Calibri" w:hAnsi="Calibri"/>
              </w:rPr>
            </w:rPrChange>
          </w:rPr>
          <w:delText xml:space="preserve"> (Foerster et al. 2019) later confirmed that small PPO networks handle well-shaped MDPs over discrete action spaces comfortably.</w:delText>
        </w:r>
      </w:del>
    </w:p>
    <w:p w14:paraId="7E5C360A" w14:textId="5BC2628B" w:rsidR="00D803EE" w:rsidRPr="00C63F2C" w:rsidDel="00C63F2C" w:rsidRDefault="00000000" w:rsidP="00F724C2">
      <w:pPr>
        <w:spacing w:after="120" w:line="300" w:lineRule="exact"/>
        <w:ind w:firstLine="284"/>
        <w:jc w:val="both"/>
        <w:rPr>
          <w:del w:id="166" w:author="Author" w:date="2026-05-20T19:13:00Z" w16du:dateUtc="2026-05-20T11:13:00Z"/>
          <w:rFonts w:ascii="Arial" w:eastAsia="宋体" w:hAnsi="Arial" w:cs="Arial"/>
          <w:sz w:val="32"/>
          <w:lang w:eastAsia="zh-CN"/>
          <w:rPrChange w:id="167" w:author="Author" w:date="2026-05-20T19:16:00Z" w16du:dateUtc="2026-05-20T11:16:00Z">
            <w:rPr>
              <w:del w:id="168" w:author="Author" w:date="2026-05-20T19:13:00Z" w16du:dateUtc="2026-05-20T11:13:00Z"/>
            </w:rPr>
          </w:rPrChange>
        </w:rPr>
        <w:pPrChange w:id="169" w:author="Author" w:date="2026-05-20T18:56:00Z" w16du:dateUtc="2026-05-20T10:56:00Z">
          <w:pPr>
            <w:spacing w:after="120" w:line="280" w:lineRule="exact"/>
            <w:ind w:firstLine="283"/>
          </w:pPr>
        </w:pPrChange>
      </w:pPr>
      <w:del w:id="170" w:author="Author" w:date="2026-05-20T19:13:00Z" w16du:dateUtc="2026-05-20T11:13:00Z">
        <w:r w:rsidRPr="00C63F2C" w:rsidDel="00C63F2C">
          <w:rPr>
            <w:rFonts w:ascii="Arial" w:eastAsia="宋体" w:hAnsi="Arial" w:cs="Arial"/>
            <w:b/>
            <w:sz w:val="32"/>
            <w:lang w:eastAsia="zh-CN"/>
            <w:rPrChange w:id="171" w:author="Author" w:date="2026-05-20T19:16:00Z" w16du:dateUtc="2026-05-20T11:16:00Z">
              <w:rPr>
                <w:rFonts w:ascii="Calibri" w:hAnsi="Calibri"/>
              </w:rPr>
            </w:rPrChange>
          </w:rPr>
          <w:delText xml:space="preserve">Mini Whisper draws on this line of work but deliberately narrows its scope: one hero, a fixed 15-card deck, 6 enemies, and a flat 10-floor structure. Dropping the meta-game choices present in </w:delText>
        </w:r>
        <w:r w:rsidRPr="00C63F2C" w:rsidDel="00C63F2C">
          <w:rPr>
            <w:rFonts w:ascii="Arial" w:eastAsia="宋体" w:hAnsi="Arial" w:cs="Arial"/>
            <w:b/>
            <w:sz w:val="32"/>
            <w:lang w:eastAsia="zh-CN"/>
            <w:rPrChange w:id="172" w:author="Author" w:date="2026-05-20T19:16:00Z" w16du:dateUtc="2026-05-20T11:16:00Z">
              <w:rPr>
                <w:rFonts w:ascii="Calibri" w:hAnsi="Calibri"/>
                <w:i/>
              </w:rPr>
            </w:rPrChange>
          </w:rPr>
          <w:delText>Slay the Spire</w:delText>
        </w:r>
        <w:r w:rsidRPr="00C63F2C" w:rsidDel="00C63F2C">
          <w:rPr>
            <w:rFonts w:ascii="Arial" w:eastAsia="宋体" w:hAnsi="Arial" w:cs="Arial"/>
            <w:b/>
            <w:sz w:val="32"/>
            <w:lang w:eastAsia="zh-CN"/>
            <w:rPrChange w:id="173" w:author="Author" w:date="2026-05-20T19:16:00Z" w16du:dateUtc="2026-05-20T11:16:00Z">
              <w:rPr>
                <w:rFonts w:ascii="Calibri" w:hAnsi="Calibri"/>
              </w:rPr>
            </w:rPrChange>
          </w:rPr>
          <w:delText xml:space="preserve"> — map branches, shops, events — keeps evaluation clean and results interpretable.</w:delText>
        </w:r>
      </w:del>
    </w:p>
    <w:p w14:paraId="32922721" w14:textId="25B213EB" w:rsidR="00D803EE" w:rsidRPr="00C63F2C" w:rsidDel="00C63F2C" w:rsidRDefault="00000000">
      <w:pPr>
        <w:pStyle w:val="21"/>
        <w:rPr>
          <w:del w:id="174" w:author="Author" w:date="2026-05-20T19:13:00Z" w16du:dateUtc="2026-05-20T11:13:00Z"/>
          <w:rFonts w:ascii="Arial" w:eastAsia="宋体" w:hAnsi="Arial" w:cs="Arial"/>
          <w:color w:val="auto"/>
          <w:sz w:val="32"/>
          <w:lang w:eastAsia="zh-CN"/>
          <w:rPrChange w:id="175" w:author="Author" w:date="2026-05-20T19:16:00Z" w16du:dateUtc="2026-05-20T11:16:00Z">
            <w:rPr>
              <w:del w:id="176" w:author="Author" w:date="2026-05-20T19:13:00Z" w16du:dateUtc="2026-05-20T11:13:00Z"/>
              <w:color w:val="595959" w:themeColor="text1" w:themeTint="A6"/>
            </w:rPr>
          </w:rPrChange>
        </w:rPr>
      </w:pPr>
      <w:del w:id="177" w:author="Author" w:date="2026-05-20T19:13:00Z" w16du:dateUtc="2026-05-20T11:13:00Z">
        <w:r w:rsidRPr="00C63F2C" w:rsidDel="00C63F2C">
          <w:rPr>
            <w:rFonts w:ascii="Arial" w:eastAsia="宋体" w:hAnsi="Arial" w:cs="Arial"/>
            <w:color w:val="auto"/>
            <w:sz w:val="32"/>
            <w:lang w:eastAsia="zh-CN"/>
            <w:rPrChange w:id="178" w:author="Author" w:date="2026-05-20T19:16:00Z" w16du:dateUtc="2026-05-20T11:16:00Z">
              <w:rPr>
                <w:rFonts w:ascii="Calibri" w:hAnsi="Calibri"/>
                <w:color w:val="595959" w:themeColor="text1" w:themeTint="A6"/>
              </w:rPr>
            </w:rPrChange>
          </w:rPr>
          <w:delText>2.2  Proximal Policy Optimisation and Action Masking</w:delText>
        </w:r>
      </w:del>
    </w:p>
    <w:p w14:paraId="2BF3DC74" w14:textId="3652E99C" w:rsidR="00D803EE" w:rsidRPr="00C63F2C" w:rsidDel="00C63F2C" w:rsidRDefault="00000000" w:rsidP="00F724C2">
      <w:pPr>
        <w:spacing w:after="120" w:line="300" w:lineRule="exact"/>
        <w:ind w:firstLine="284"/>
        <w:jc w:val="both"/>
        <w:rPr>
          <w:del w:id="179" w:author="Author" w:date="2026-05-20T19:13:00Z" w16du:dateUtc="2026-05-20T11:13:00Z"/>
          <w:rFonts w:ascii="Arial" w:eastAsia="宋体" w:hAnsi="Arial" w:cs="Arial"/>
          <w:sz w:val="32"/>
          <w:lang w:eastAsia="zh-CN"/>
          <w:rPrChange w:id="180" w:author="Author" w:date="2026-05-20T19:16:00Z" w16du:dateUtc="2026-05-20T11:16:00Z">
            <w:rPr>
              <w:del w:id="181" w:author="Author" w:date="2026-05-20T19:13:00Z" w16du:dateUtc="2026-05-20T11:13:00Z"/>
            </w:rPr>
          </w:rPrChange>
        </w:rPr>
        <w:pPrChange w:id="182" w:author="Author" w:date="2026-05-20T18:56:00Z" w16du:dateUtc="2026-05-20T10:56:00Z">
          <w:pPr>
            <w:spacing w:after="120" w:line="280" w:lineRule="exact"/>
            <w:ind w:firstLine="283"/>
          </w:pPr>
        </w:pPrChange>
      </w:pPr>
      <w:del w:id="183" w:author="Author" w:date="2026-05-20T19:13:00Z" w16du:dateUtc="2026-05-20T11:13:00Z">
        <w:r w:rsidRPr="00C63F2C" w:rsidDel="00C63F2C">
          <w:rPr>
            <w:rFonts w:ascii="Arial" w:eastAsia="宋体" w:hAnsi="Arial" w:cs="Arial"/>
            <w:b/>
            <w:sz w:val="32"/>
            <w:lang w:eastAsia="zh-CN"/>
            <w:rPrChange w:id="184" w:author="Author" w:date="2026-05-20T19:16:00Z" w16du:dateUtc="2026-05-20T11:16:00Z">
              <w:rPr>
                <w:rFonts w:ascii="Calibri" w:hAnsi="Calibri"/>
              </w:rPr>
            </w:rPrChange>
          </w:rPr>
          <w:delText xml:space="preserve">Proximal Policy Optimisation (Schulman et al. 2017) has become the default on-policy algorithm for discrete-action problems, valued for its training stability and minimal hyperparameter surface. Action masking — zeroing the logits of illegal actions before sampling — substantially improves sample efficiency when the fraction of illegal actions is high (Huang et al. 2022a). Mini Whisper presents exactly this scenario: of 16 discrete actions, typically only 3–5 are legal at any step, making masking essential. We use the </w:delText>
        </w:r>
        <w:r w:rsidRPr="00C63F2C" w:rsidDel="00C63F2C">
          <w:rPr>
            <w:rFonts w:ascii="Arial" w:eastAsia="宋体" w:hAnsi="Arial" w:cs="Arial"/>
            <w:b/>
            <w:sz w:val="32"/>
            <w:lang w:eastAsia="zh-CN"/>
            <w:rPrChange w:id="185" w:author="Author" w:date="2026-05-20T19:16:00Z" w16du:dateUtc="2026-05-20T11:16:00Z">
              <w:rPr>
                <w:rFonts w:ascii="Calibri" w:hAnsi="Calibri"/>
                <w:b/>
              </w:rPr>
            </w:rPrChange>
          </w:rPr>
          <w:delText>MaskablePPO</w:delText>
        </w:r>
        <w:r w:rsidRPr="00C63F2C" w:rsidDel="00C63F2C">
          <w:rPr>
            <w:rFonts w:ascii="Arial" w:eastAsia="宋体" w:hAnsi="Arial" w:cs="Arial"/>
            <w:b/>
            <w:sz w:val="32"/>
            <w:lang w:eastAsia="zh-CN"/>
            <w:rPrChange w:id="186" w:author="Author" w:date="2026-05-20T19:16:00Z" w16du:dateUtc="2026-05-20T11:16:00Z">
              <w:rPr>
                <w:rFonts w:ascii="Calibri" w:hAnsi="Calibri"/>
              </w:rPr>
            </w:rPrChange>
          </w:rPr>
          <w:delText xml:space="preserve"> implementation in Stable-Baselines3 contrib (Raffin et al. 2021), which integrates masking into the rollout buffer and the policy-loss computation.</w:delText>
        </w:r>
      </w:del>
    </w:p>
    <w:p w14:paraId="455D2236" w14:textId="085A776E" w:rsidR="00D803EE" w:rsidRPr="00C63F2C" w:rsidDel="00C63F2C" w:rsidRDefault="00000000">
      <w:pPr>
        <w:pStyle w:val="21"/>
        <w:rPr>
          <w:del w:id="187" w:author="Author" w:date="2026-05-20T19:13:00Z" w16du:dateUtc="2026-05-20T11:13:00Z"/>
          <w:rFonts w:ascii="Arial" w:eastAsia="宋体" w:hAnsi="Arial" w:cs="Arial"/>
          <w:color w:val="auto"/>
          <w:sz w:val="32"/>
          <w:lang w:eastAsia="zh-CN"/>
          <w:rPrChange w:id="188" w:author="Author" w:date="2026-05-20T19:16:00Z" w16du:dateUtc="2026-05-20T11:16:00Z">
            <w:rPr>
              <w:del w:id="189" w:author="Author" w:date="2026-05-20T19:13:00Z" w16du:dateUtc="2026-05-20T11:13:00Z"/>
              <w:color w:val="595959" w:themeColor="text1" w:themeTint="A6"/>
            </w:rPr>
          </w:rPrChange>
        </w:rPr>
      </w:pPr>
      <w:del w:id="190" w:author="Author" w:date="2026-05-20T19:13:00Z" w16du:dateUtc="2026-05-20T11:13:00Z">
        <w:r w:rsidRPr="00C63F2C" w:rsidDel="00C63F2C">
          <w:rPr>
            <w:rFonts w:ascii="Arial" w:eastAsia="宋体" w:hAnsi="Arial" w:cs="Arial"/>
            <w:color w:val="auto"/>
            <w:sz w:val="32"/>
            <w:lang w:eastAsia="zh-CN"/>
            <w:rPrChange w:id="191" w:author="Author" w:date="2026-05-20T19:16:00Z" w16du:dateUtc="2026-05-20T11:16:00Z">
              <w:rPr>
                <w:rFonts w:ascii="Calibri" w:hAnsi="Calibri"/>
                <w:color w:val="595959" w:themeColor="text1" w:themeTint="A6"/>
              </w:rPr>
            </w:rPrChange>
          </w:rPr>
          <w:delText>2.3  RL as a Game-Design Tool</w:delText>
        </w:r>
      </w:del>
    </w:p>
    <w:p w14:paraId="20F643D1" w14:textId="469AAFD7" w:rsidR="00D803EE" w:rsidRPr="00C63F2C" w:rsidDel="00C63F2C" w:rsidRDefault="00000000" w:rsidP="00F724C2">
      <w:pPr>
        <w:spacing w:after="120" w:line="300" w:lineRule="exact"/>
        <w:ind w:firstLine="284"/>
        <w:jc w:val="both"/>
        <w:rPr>
          <w:del w:id="192" w:author="Author" w:date="2026-05-20T19:13:00Z" w16du:dateUtc="2026-05-20T11:13:00Z"/>
          <w:rFonts w:ascii="Arial" w:eastAsia="宋体" w:hAnsi="Arial" w:cs="Arial"/>
          <w:sz w:val="32"/>
          <w:lang w:eastAsia="zh-CN"/>
          <w:rPrChange w:id="193" w:author="Author" w:date="2026-05-20T19:16:00Z" w16du:dateUtc="2026-05-20T11:16:00Z">
            <w:rPr>
              <w:del w:id="194" w:author="Author" w:date="2026-05-20T19:13:00Z" w16du:dateUtc="2026-05-20T11:13:00Z"/>
            </w:rPr>
          </w:rPrChange>
        </w:rPr>
        <w:pPrChange w:id="195" w:author="Author" w:date="2026-05-20T18:56:00Z" w16du:dateUtc="2026-05-20T10:56:00Z">
          <w:pPr>
            <w:spacing w:after="160" w:line="280" w:lineRule="exact"/>
            <w:ind w:firstLine="283"/>
          </w:pPr>
        </w:pPrChange>
      </w:pPr>
      <w:del w:id="196" w:author="Author" w:date="2026-05-20T19:13:00Z" w16du:dateUtc="2026-05-20T11:13:00Z">
        <w:r w:rsidRPr="00C63F2C" w:rsidDel="00C63F2C">
          <w:rPr>
            <w:rFonts w:ascii="Arial" w:eastAsia="宋体" w:hAnsi="Arial" w:cs="Arial"/>
            <w:b/>
            <w:sz w:val="32"/>
            <w:lang w:eastAsia="zh-CN"/>
            <w:rPrChange w:id="197" w:author="Author" w:date="2026-05-20T19:16:00Z" w16du:dateUtc="2026-05-20T11:16:00Z">
              <w:rPr>
                <w:rFonts w:ascii="Calibri" w:hAnsi="Calibri"/>
              </w:rPr>
            </w:rPrChange>
          </w:rPr>
          <w:delText xml:space="preserve">Using RL agents to </w:delText>
        </w:r>
        <w:r w:rsidRPr="00C63F2C" w:rsidDel="00C63F2C">
          <w:rPr>
            <w:rFonts w:ascii="Arial" w:eastAsia="宋体" w:hAnsi="Arial" w:cs="Arial"/>
            <w:b/>
            <w:sz w:val="32"/>
            <w:lang w:eastAsia="zh-CN"/>
            <w:rPrChange w:id="198" w:author="Author" w:date="2026-05-20T19:16:00Z" w16du:dateUtc="2026-05-20T11:16:00Z">
              <w:rPr>
                <w:rFonts w:ascii="Calibri" w:hAnsi="Calibri"/>
                <w:i/>
              </w:rPr>
            </w:rPrChange>
          </w:rPr>
          <w:delText>audit</w:delText>
        </w:r>
        <w:r w:rsidRPr="00C63F2C" w:rsidDel="00C63F2C">
          <w:rPr>
            <w:rFonts w:ascii="Arial" w:eastAsia="宋体" w:hAnsi="Arial" w:cs="Arial"/>
            <w:b/>
            <w:sz w:val="32"/>
            <w:lang w:eastAsia="zh-CN"/>
            <w:rPrChange w:id="199" w:author="Author" w:date="2026-05-20T19:16:00Z" w16du:dateUtc="2026-05-20T11:16:00Z">
              <w:rPr>
                <w:rFonts w:ascii="Calibri" w:hAnsi="Calibri"/>
              </w:rPr>
            </w:rPrChange>
          </w:rPr>
          <w:delText xml:space="preserve"> games rather than merely play them is a small but growing field,</w:delText>
        </w:r>
      </w:del>
      <w:del w:id="200" w:author="Author" w:date="2026-05-19T17:54:00Z" w16du:dateUtc="2026-05-19T09:54:00Z">
        <w:r w:rsidRPr="00C63F2C" w:rsidDel="00B045E0">
          <w:rPr>
            <w:rFonts w:ascii="Arial" w:eastAsia="宋体" w:hAnsi="Arial" w:cs="Arial"/>
            <w:b/>
            <w:sz w:val="32"/>
            <w:lang w:eastAsia="zh-CN"/>
            <w:rPrChange w:id="201" w:author="Author" w:date="2026-05-20T19:16:00Z" w16du:dateUtc="2026-05-20T11:16:00Z">
              <w:rPr>
                <w:rFonts w:ascii="Calibri" w:hAnsi="Calibri"/>
              </w:rPr>
            </w:rPrChange>
          </w:rPr>
          <w:delText xml:space="preserve"> </w:delText>
        </w:r>
      </w:del>
      <w:del w:id="202" w:author="Author" w:date="2026-05-19T17:55:00Z" w16du:dateUtc="2026-05-19T09:55:00Z">
        <w:r w:rsidRPr="00C63F2C" w:rsidDel="00B045E0">
          <w:rPr>
            <w:rFonts w:ascii="Arial" w:eastAsia="宋体" w:hAnsi="Arial" w:cs="Arial"/>
            <w:b/>
            <w:sz w:val="32"/>
            <w:lang w:eastAsia="zh-CN"/>
            <w:rPrChange w:id="203" w:author="Author" w:date="2026-05-20T19:16:00Z" w16du:dateUtc="2026-05-20T11:16:00Z">
              <w:rPr>
                <w:rFonts w:ascii="Calibri" w:hAnsi="Calibri"/>
              </w:rPr>
            </w:rPrChange>
          </w:rPr>
          <w:delText xml:space="preserve">sometimes called </w:delText>
        </w:r>
      </w:del>
      <w:del w:id="204" w:author="Author" w:date="2026-05-20T19:13:00Z" w16du:dateUtc="2026-05-20T11:13:00Z">
        <w:r w:rsidRPr="00C63F2C" w:rsidDel="00C63F2C">
          <w:rPr>
            <w:rFonts w:ascii="Arial" w:eastAsia="宋体" w:hAnsi="Arial" w:cs="Arial"/>
            <w:b/>
            <w:sz w:val="32"/>
            <w:lang w:eastAsia="zh-CN"/>
            <w:rPrChange w:id="205" w:author="Author" w:date="2026-05-20T19:16:00Z" w16du:dateUtc="2026-05-20T11:16:00Z">
              <w:rPr>
                <w:rFonts w:ascii="Calibri" w:hAnsi="Calibri"/>
              </w:rPr>
            </w:rPrChange>
          </w:rPr>
          <w:delText>automated playtesting (</w:delText>
        </w:r>
      </w:del>
      <w:del w:id="206" w:author="Author" w:date="2026-05-19T17:55:00Z" w16du:dateUtc="2026-05-19T09:55:00Z">
        <w:r w:rsidRPr="00C63F2C" w:rsidDel="00B045E0">
          <w:rPr>
            <w:rFonts w:ascii="Arial" w:eastAsia="宋体" w:hAnsi="Arial" w:cs="Arial"/>
            <w:b/>
            <w:sz w:val="32"/>
            <w:lang w:eastAsia="zh-CN"/>
            <w:rPrChange w:id="207" w:author="Author" w:date="2026-05-20T19:16:00Z" w16du:dateUtc="2026-05-20T11:16:00Z">
              <w:rPr>
                <w:rFonts w:ascii="Calibri" w:hAnsi="Calibri"/>
              </w:rPr>
            </w:rPrChange>
          </w:rPr>
          <w:delText>Holmgård et al. 2018; Berner et al. 2019)</w:delText>
        </w:r>
      </w:del>
      <w:del w:id="208" w:author="Author" w:date="2026-05-20T19:13:00Z" w16du:dateUtc="2026-05-20T11:13:00Z">
        <w:r w:rsidRPr="00C63F2C" w:rsidDel="00C63F2C">
          <w:rPr>
            <w:rFonts w:ascii="Arial" w:eastAsia="宋体" w:hAnsi="Arial" w:cs="Arial"/>
            <w:b/>
            <w:sz w:val="32"/>
            <w:lang w:eastAsia="zh-CN"/>
            <w:rPrChange w:id="209" w:author="Author" w:date="2026-05-20T19:16:00Z" w16du:dateUtc="2026-05-20T11:16:00Z">
              <w:rPr>
                <w:rFonts w:ascii="Calibri" w:hAnsi="Calibri"/>
              </w:rPr>
            </w:rPrChange>
          </w:rPr>
          <w:delText>. T</w:delText>
        </w:r>
      </w:del>
      <w:del w:id="210" w:author="Author" w:date="2026-05-19T17:57:00Z" w16du:dateUtc="2026-05-19T09:57:00Z">
        <w:r w:rsidRPr="00C63F2C" w:rsidDel="00B045E0">
          <w:rPr>
            <w:rFonts w:ascii="Arial" w:eastAsia="宋体" w:hAnsi="Arial" w:cs="Arial"/>
            <w:b/>
            <w:sz w:val="32"/>
            <w:lang w:eastAsia="zh-CN"/>
            <w:rPrChange w:id="211" w:author="Author" w:date="2026-05-20T19:16:00Z" w16du:dateUtc="2026-05-20T11:16:00Z">
              <w:rPr>
                <w:rFonts w:ascii="Calibri" w:hAnsi="Calibri"/>
              </w:rPr>
            </w:rPrChange>
          </w:rPr>
          <w:delText>he reasoning is straightforward:</w:delText>
        </w:r>
      </w:del>
      <w:del w:id="212" w:author="Author" w:date="2026-05-20T19:13:00Z" w16du:dateUtc="2026-05-20T11:13:00Z">
        <w:r w:rsidRPr="00C63F2C" w:rsidDel="00C63F2C">
          <w:rPr>
            <w:rFonts w:ascii="Arial" w:eastAsia="宋体" w:hAnsi="Arial" w:cs="Arial"/>
            <w:b/>
            <w:sz w:val="32"/>
            <w:lang w:eastAsia="zh-CN"/>
            <w:rPrChange w:id="213" w:author="Author" w:date="2026-05-20T19:16:00Z" w16du:dateUtc="2026-05-20T11:16:00Z">
              <w:rPr>
                <w:rFonts w:ascii="Calibri" w:hAnsi="Calibri"/>
              </w:rPr>
            </w:rPrChange>
          </w:rPr>
          <w:delText xml:space="preserve"> a converged policy gravitates toward the game's Nash-like attractor, which often diverges from designer intuition. Section 7 follows this approach, treating the agent's card-usage histogram as design feedback from an objective outside perspective.</w:delText>
        </w:r>
      </w:del>
    </w:p>
    <w:p w14:paraId="2294665E" w14:textId="2533F449" w:rsidR="00D803EE" w:rsidRPr="00C63F2C" w:rsidDel="00C63F2C" w:rsidRDefault="00D803EE">
      <w:pPr>
        <w:pBdr>
          <w:bottom w:val="single" w:sz="6" w:space="1" w:color="AAAAAA"/>
        </w:pBdr>
        <w:spacing w:before="120" w:after="120"/>
        <w:rPr>
          <w:del w:id="214" w:author="Author" w:date="2026-05-20T19:13:00Z" w16du:dateUtc="2026-05-20T11:13:00Z"/>
          <w:rFonts w:ascii="Arial" w:eastAsia="宋体" w:hAnsi="Arial" w:cs="Arial"/>
          <w:sz w:val="32"/>
          <w:lang w:eastAsia="zh-CN"/>
          <w:rPrChange w:id="215" w:author="Author" w:date="2026-05-20T19:16:00Z" w16du:dateUtc="2026-05-20T11:16:00Z">
            <w:rPr>
              <w:del w:id="216" w:author="Author" w:date="2026-05-20T19:13:00Z" w16du:dateUtc="2026-05-20T11:13:00Z"/>
            </w:rPr>
          </w:rPrChange>
        </w:rPr>
      </w:pPr>
    </w:p>
    <w:p w14:paraId="3227FBE4" w14:textId="77777777" w:rsidR="00D803EE" w:rsidRPr="00C63F2C" w:rsidRDefault="00000000">
      <w:pPr>
        <w:pStyle w:val="1"/>
        <w:rPr>
          <w:rFonts w:ascii="Arial" w:eastAsia="宋体" w:hAnsi="Arial" w:cs="Arial"/>
          <w:color w:val="auto"/>
          <w:sz w:val="32"/>
          <w:lang w:eastAsia="zh-CN"/>
          <w:rPrChange w:id="217" w:author="Author" w:date="2026-05-20T19:16:00Z" w16du:dateUtc="2026-05-20T11:16:00Z">
            <w:rPr>
              <w:color w:val="auto"/>
            </w:rPr>
          </w:rPrChange>
        </w:rPr>
      </w:pPr>
      <w:r w:rsidRPr="00C63F2C">
        <w:rPr>
          <w:rFonts w:ascii="Arial" w:eastAsia="宋体" w:hAnsi="Arial" w:cs="Arial"/>
          <w:color w:val="auto"/>
          <w:sz w:val="32"/>
          <w:lang w:eastAsia="zh-CN"/>
          <w:rPrChange w:id="218" w:author="Author" w:date="2026-05-20T19:16:00Z" w16du:dateUtc="2026-05-20T11:16:00Z">
            <w:rPr>
              <w:rFonts w:ascii="Calibri" w:hAnsi="Calibri"/>
              <w:color w:val="auto"/>
              <w:sz w:val="32"/>
            </w:rPr>
          </w:rPrChange>
        </w:rPr>
        <w:t xml:space="preserve">3. </w:t>
      </w:r>
      <w:del w:id="219" w:author="Author" w:date="2026-05-20T19:16:00Z" w16du:dateUtc="2026-05-20T11:16:00Z">
        <w:r w:rsidRPr="00C63F2C" w:rsidDel="00C63F2C">
          <w:rPr>
            <w:rFonts w:ascii="Arial" w:eastAsia="宋体" w:hAnsi="Arial" w:cs="Arial"/>
            <w:color w:val="auto"/>
            <w:sz w:val="32"/>
            <w:lang w:eastAsia="zh-CN"/>
            <w:rPrChange w:id="220" w:author="Author" w:date="2026-05-20T19:16:00Z" w16du:dateUtc="2026-05-20T11:16:00Z">
              <w:rPr>
                <w:rFonts w:ascii="Calibri" w:hAnsi="Calibri"/>
                <w:color w:val="auto"/>
                <w:sz w:val="32"/>
              </w:rPr>
            </w:rPrChange>
          </w:rPr>
          <w:delText xml:space="preserve"> </w:delText>
        </w:r>
      </w:del>
      <w:r w:rsidRPr="00C63F2C">
        <w:rPr>
          <w:rFonts w:ascii="Arial" w:eastAsia="宋体" w:hAnsi="Arial" w:cs="Arial"/>
          <w:color w:val="auto"/>
          <w:sz w:val="32"/>
          <w:lang w:eastAsia="zh-CN"/>
          <w:rPrChange w:id="221" w:author="Author" w:date="2026-05-20T19:16:00Z" w16du:dateUtc="2026-05-20T11:16:00Z">
            <w:rPr>
              <w:rFonts w:ascii="Calibri" w:hAnsi="Calibri"/>
              <w:color w:val="auto"/>
              <w:sz w:val="32"/>
            </w:rPr>
          </w:rPrChange>
        </w:rPr>
        <w:t>Game Description</w:t>
      </w:r>
    </w:p>
    <w:p w14:paraId="749EBEB1" w14:textId="77777777" w:rsidR="00376507" w:rsidRPr="00F724C2" w:rsidRDefault="00000000" w:rsidP="0028278E">
      <w:pPr>
        <w:spacing w:after="0" w:line="300" w:lineRule="exact"/>
        <w:ind w:firstLine="284"/>
        <w:jc w:val="both"/>
        <w:rPr>
          <w:ins w:id="222" w:author="Author" w:date="2026-05-19T18:03:00Z" w16du:dateUtc="2026-05-19T10:03:00Z"/>
          <w:rFonts w:ascii="Times New Roman" w:hAnsi="Times New Roman"/>
          <w:rPrChange w:id="223" w:author="Author" w:date="2026-05-20T18:56:00Z" w16du:dateUtc="2026-05-20T10:56:00Z">
            <w:rPr>
              <w:ins w:id="224" w:author="Author" w:date="2026-05-19T18:03:00Z" w16du:dateUtc="2026-05-19T10:03:00Z"/>
              <w:rFonts w:ascii="Calibri" w:eastAsia="宋体" w:hAnsi="Calibri"/>
              <w:lang w:eastAsia="zh-CN"/>
            </w:rPr>
          </w:rPrChange>
        </w:rPr>
        <w:pPrChange w:id="225" w:author="Author" w:date="2026-05-20T19:32:00Z" w16du:dateUtc="2026-05-20T11:32:00Z">
          <w:pPr>
            <w:spacing w:after="80" w:line="280" w:lineRule="exact"/>
            <w:ind w:firstLine="283"/>
          </w:pPr>
        </w:pPrChange>
      </w:pPr>
      <w:r w:rsidRPr="00F724C2">
        <w:rPr>
          <w:rFonts w:ascii="Times New Roman" w:hAnsi="Times New Roman"/>
          <w:rPrChange w:id="226" w:author="Author" w:date="2026-05-20T18:56:00Z" w16du:dateUtc="2026-05-20T10:56:00Z">
            <w:rPr>
              <w:rFonts w:ascii="Calibri" w:hAnsi="Calibri"/>
            </w:rPr>
          </w:rPrChange>
        </w:rPr>
        <w:t>Mini Whisper is a single-player, turn-based deck-driven dungeon crawler. The player descends through ten increasingly difficult floors — one enemy per floor — and wins by reaching and killing the floor-10 boss. Figure 1 shows the in-game UI mid-combat.</w:t>
      </w:r>
      <w:ins w:id="227" w:author="Author" w:date="2026-05-19T18:03:00Z" w16du:dateUtc="2026-05-19T10:03:00Z">
        <w:r w:rsidR="00376507" w:rsidRPr="00F724C2">
          <w:rPr>
            <w:rFonts w:ascii="Times New Roman" w:hAnsi="Times New Roman" w:hint="eastAsia"/>
            <w:rPrChange w:id="228" w:author="Author" w:date="2026-05-20T18:56:00Z" w16du:dateUtc="2026-05-20T10:56:00Z">
              <w:rPr>
                <w:rFonts w:ascii="Calibri" w:eastAsia="宋体" w:hAnsi="Calibri" w:hint="eastAsia"/>
                <w:lang w:eastAsia="zh-CN"/>
              </w:rPr>
            </w:rPrChange>
          </w:rPr>
          <w:t xml:space="preserve"> </w:t>
        </w:r>
      </w:ins>
    </w:p>
    <w:p w14:paraId="42F72834" w14:textId="149FF3FC" w:rsidR="00D803EE" w:rsidRPr="00F724C2" w:rsidRDefault="00376507" w:rsidP="0028278E">
      <w:pPr>
        <w:spacing w:after="0" w:line="300" w:lineRule="exact"/>
        <w:ind w:firstLine="284"/>
        <w:jc w:val="both"/>
        <w:rPr>
          <w:rFonts w:ascii="Times New Roman" w:hAnsi="Times New Roman" w:hint="eastAsia"/>
          <w:rPrChange w:id="229" w:author="Author" w:date="2026-05-20T18:56:00Z" w16du:dateUtc="2026-05-20T10:56:00Z">
            <w:rPr/>
          </w:rPrChange>
        </w:rPr>
        <w:pPrChange w:id="230" w:author="Author" w:date="2026-05-20T19:32:00Z" w16du:dateUtc="2026-05-20T11:32:00Z">
          <w:pPr>
            <w:spacing w:after="80" w:line="280" w:lineRule="exact"/>
            <w:ind w:firstLine="283"/>
          </w:pPr>
        </w:pPrChange>
      </w:pPr>
      <w:ins w:id="231" w:author="Author" w:date="2026-05-19T18:03:00Z" w16du:dateUtc="2026-05-19T10:03:00Z">
        <w:r w:rsidRPr="00F724C2">
          <w:rPr>
            <w:rFonts w:ascii="Times New Roman" w:hAnsi="Times New Roman" w:hint="eastAsia"/>
            <w:rPrChange w:id="232" w:author="Author" w:date="2026-05-20T18:56:00Z" w16du:dateUtc="2026-05-20T10:56:00Z">
              <w:rPr>
                <w:rFonts w:ascii="Calibri" w:eastAsia="宋体" w:hAnsi="Calibri" w:hint="eastAsia"/>
                <w:lang w:eastAsia="zh-CN"/>
              </w:rPr>
            </w:rPrChange>
          </w:rPr>
          <w:t xml:space="preserve">The UI </w:t>
        </w:r>
      </w:ins>
      <w:ins w:id="233" w:author="Author" w:date="2026-05-19T18:04:00Z" w16du:dateUtc="2026-05-19T10:04:00Z">
        <w:r w:rsidRPr="00F724C2">
          <w:rPr>
            <w:rFonts w:ascii="Times New Roman" w:hAnsi="Times New Roman"/>
            <w:rPrChange w:id="234" w:author="Author" w:date="2026-05-20T18:56:00Z" w16du:dateUtc="2026-05-20T10:56:00Z">
              <w:rPr>
                <w:rFonts w:ascii="Calibri" w:eastAsia="宋体" w:hAnsi="Calibri"/>
                <w:lang w:eastAsia="zh-CN"/>
              </w:rPr>
            </w:rPrChange>
          </w:rPr>
          <w:t>show</w:t>
        </w:r>
        <w:r w:rsidRPr="00F724C2">
          <w:rPr>
            <w:rFonts w:ascii="Times New Roman" w:hAnsi="Times New Roman" w:hint="eastAsia"/>
            <w:rPrChange w:id="235" w:author="Author" w:date="2026-05-20T18:56:00Z" w16du:dateUtc="2026-05-20T10:56:00Z">
              <w:rPr>
                <w:rFonts w:ascii="Calibri" w:eastAsia="宋体" w:hAnsi="Calibri" w:hint="eastAsia"/>
                <w:lang w:eastAsia="zh-CN"/>
              </w:rPr>
            </w:rPrChange>
          </w:rPr>
          <w:t>s</w:t>
        </w:r>
        <w:r w:rsidRPr="00F724C2">
          <w:rPr>
            <w:rFonts w:ascii="Times New Roman" w:hAnsi="Times New Roman"/>
            <w:rPrChange w:id="236" w:author="Author" w:date="2026-05-20T18:56:00Z" w16du:dateUtc="2026-05-20T10:56:00Z">
              <w:rPr>
                <w:rFonts w:ascii="Calibri" w:eastAsia="宋体" w:hAnsi="Calibri"/>
                <w:lang w:eastAsia="zh-CN"/>
              </w:rPr>
            </w:rPrChange>
          </w:rPr>
          <w:t xml:space="preserve"> player resources (HP / SAN / Energy), the current enemy with its declared next intent, the active rule modifier, and the player’s hand of five cards. All in-game text is rendered in Simplified Chinese as part of the narrative theming.</w:t>
        </w:r>
      </w:ins>
    </w:p>
    <w:p w14:paraId="0C5A6618" w14:textId="77777777" w:rsidR="006A47D3" w:rsidRDefault="00000000" w:rsidP="006A47D3">
      <w:pPr>
        <w:keepNext/>
        <w:spacing w:before="120" w:after="60"/>
        <w:jc w:val="center"/>
        <w:rPr>
          <w:ins w:id="237" w:author="Author" w:date="2026-05-20T19:42:00Z" w16du:dateUtc="2026-05-20T11:42:00Z"/>
        </w:rPr>
        <w:pPrChange w:id="238" w:author="Author" w:date="2026-05-20T19:42:00Z" w16du:dateUtc="2026-05-20T11:42:00Z">
          <w:pPr>
            <w:spacing w:before="120" w:after="60"/>
            <w:jc w:val="center"/>
          </w:pPr>
        </w:pPrChange>
      </w:pPr>
      <w:r>
        <w:rPr>
          <w:noProof/>
        </w:rPr>
        <w:drawing>
          <wp:inline distT="0" distB="0" distL="114300" distR="114300" wp14:anchorId="5FC6ADAC" wp14:editId="64019379">
            <wp:extent cx="5029200" cy="2828925"/>
            <wp:effectExtent l="0" t="0" r="0" b="0"/>
            <wp:docPr id="1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
                    <pic:cNvPicPr>
                      <a:picLocks noChangeAspect="1"/>
                    </pic:cNvPicPr>
                  </pic:nvPicPr>
                  <pic:blipFill>
                    <a:blip r:embed="rId8"/>
                    <a:stretch>
                      <a:fillRect/>
                    </a:stretch>
                  </pic:blipFill>
                  <pic:spPr>
                    <a:xfrm>
                      <a:off x="0" y="0"/>
                      <a:ext cx="5029200" cy="2828925"/>
                    </a:xfrm>
                    <a:prstGeom prst="rect">
                      <a:avLst/>
                    </a:prstGeom>
                  </pic:spPr>
                </pic:pic>
              </a:graphicData>
            </a:graphic>
          </wp:inline>
        </w:drawing>
      </w:r>
    </w:p>
    <w:p w14:paraId="02B4492A" w14:textId="02CFDFE4" w:rsidR="006A47D3" w:rsidRPr="006A47D3" w:rsidRDefault="006A47D3" w:rsidP="006A47D3">
      <w:pPr>
        <w:spacing w:before="40"/>
        <w:jc w:val="center"/>
        <w:rPr>
          <w:ins w:id="239" w:author="Author" w:date="2026-05-20T19:42:00Z" w16du:dateUtc="2026-05-20T11:42:00Z"/>
          <w:rFonts w:asciiTheme="majorHAnsi" w:hAnsiTheme="majorHAnsi" w:cstheme="majorHAnsi"/>
          <w:sz w:val="20"/>
          <w:szCs w:val="20"/>
          <w:rPrChange w:id="240" w:author="Author" w:date="2026-05-20T19:43:00Z" w16du:dateUtc="2026-05-20T11:43:00Z">
            <w:rPr>
              <w:ins w:id="241" w:author="Author" w:date="2026-05-20T19:42:00Z" w16du:dateUtc="2026-05-20T11:42:00Z"/>
            </w:rPr>
          </w:rPrChange>
        </w:rPr>
      </w:pPr>
      <w:ins w:id="242" w:author="Author" w:date="2026-05-20T19:42:00Z" w16du:dateUtc="2026-05-20T11:42:00Z">
        <w:r w:rsidRPr="006A47D3">
          <w:rPr>
            <w:rFonts w:asciiTheme="majorHAnsi" w:hAnsiTheme="majorHAnsi" w:cstheme="majorHAnsi"/>
            <w:sz w:val="20"/>
            <w:szCs w:val="20"/>
            <w:rPrChange w:id="243" w:author="Author" w:date="2026-05-20T19:43:00Z" w16du:dateUtc="2026-05-20T11:43:00Z">
              <w:rPr/>
            </w:rPrChange>
          </w:rPr>
          <w:t xml:space="preserve">Figure </w:t>
        </w:r>
        <w:r w:rsidRPr="006A47D3">
          <w:rPr>
            <w:rFonts w:asciiTheme="majorHAnsi" w:hAnsiTheme="majorHAnsi" w:cstheme="majorHAnsi"/>
            <w:sz w:val="20"/>
            <w:szCs w:val="20"/>
            <w:rPrChange w:id="244" w:author="Author" w:date="2026-05-20T19:43:00Z" w16du:dateUtc="2026-05-20T11:43:00Z">
              <w:rPr/>
            </w:rPrChange>
          </w:rPr>
          <w:fldChar w:fldCharType="begin"/>
        </w:r>
        <w:r w:rsidRPr="006A47D3">
          <w:rPr>
            <w:rFonts w:asciiTheme="majorHAnsi" w:hAnsiTheme="majorHAnsi" w:cstheme="majorHAnsi"/>
            <w:sz w:val="20"/>
            <w:szCs w:val="20"/>
            <w:rPrChange w:id="245" w:author="Author" w:date="2026-05-20T19:43:00Z" w16du:dateUtc="2026-05-20T11:43:00Z">
              <w:rPr/>
            </w:rPrChange>
          </w:rPr>
          <w:instrText xml:space="preserve"> SEQ Figure \* ARABIC </w:instrText>
        </w:r>
      </w:ins>
      <w:r w:rsidRPr="006A47D3">
        <w:rPr>
          <w:rFonts w:asciiTheme="majorHAnsi" w:hAnsiTheme="majorHAnsi" w:cstheme="majorHAnsi"/>
          <w:sz w:val="20"/>
          <w:szCs w:val="20"/>
          <w:rPrChange w:id="246" w:author="Author" w:date="2026-05-20T19:43:00Z" w16du:dateUtc="2026-05-20T11:43:00Z">
            <w:rPr/>
          </w:rPrChange>
        </w:rPr>
        <w:fldChar w:fldCharType="separate"/>
      </w:r>
      <w:ins w:id="247" w:author="Author" w:date="2026-05-20T19:56:00Z" w16du:dateUtc="2026-05-20T11:56:00Z">
        <w:r w:rsidR="003C5103">
          <w:rPr>
            <w:rFonts w:asciiTheme="majorHAnsi" w:hAnsiTheme="majorHAnsi" w:cstheme="majorHAnsi"/>
            <w:noProof/>
            <w:sz w:val="20"/>
            <w:szCs w:val="20"/>
          </w:rPr>
          <w:t>1</w:t>
        </w:r>
      </w:ins>
      <w:ins w:id="248" w:author="Author" w:date="2026-05-20T19:42:00Z" w16du:dateUtc="2026-05-20T11:42:00Z">
        <w:r w:rsidRPr="006A47D3">
          <w:rPr>
            <w:rFonts w:asciiTheme="majorHAnsi" w:hAnsiTheme="majorHAnsi" w:cstheme="majorHAnsi"/>
            <w:sz w:val="20"/>
            <w:szCs w:val="20"/>
            <w:rPrChange w:id="249" w:author="Author" w:date="2026-05-20T19:43:00Z" w16du:dateUtc="2026-05-20T11:43:00Z">
              <w:rPr/>
            </w:rPrChange>
          </w:rPr>
          <w:fldChar w:fldCharType="end"/>
        </w:r>
      </w:ins>
      <w:ins w:id="250" w:author="Author" w:date="2026-05-20T19:54:00Z" w16du:dateUtc="2026-05-20T11:54:00Z">
        <w:r w:rsidR="003C5103">
          <w:rPr>
            <w:rFonts w:asciiTheme="majorHAnsi" w:eastAsia="宋体" w:hAnsiTheme="majorHAnsi" w:cstheme="majorHAnsi" w:hint="eastAsia"/>
            <w:sz w:val="20"/>
            <w:szCs w:val="20"/>
            <w:lang w:eastAsia="zh-CN"/>
          </w:rPr>
          <w:t xml:space="preserve">. </w:t>
        </w:r>
      </w:ins>
      <w:ins w:id="251" w:author="Author" w:date="2026-05-20T19:42:00Z" w16du:dateUtc="2026-05-20T11:42:00Z">
        <w:r w:rsidRPr="006A47D3">
          <w:rPr>
            <w:rFonts w:asciiTheme="majorHAnsi" w:eastAsia="宋体" w:hAnsiTheme="majorHAnsi" w:cstheme="majorHAnsi"/>
            <w:sz w:val="20"/>
            <w:szCs w:val="20"/>
            <w:lang w:eastAsia="zh-CN"/>
            <w:rPrChange w:id="252" w:author="Author" w:date="2026-05-20T19:43:00Z" w16du:dateUtc="2026-05-20T11:43:00Z">
              <w:rPr>
                <w:rFonts w:eastAsia="宋体" w:hint="eastAsia"/>
                <w:lang w:eastAsia="zh-CN"/>
              </w:rPr>
            </w:rPrChange>
          </w:rPr>
          <w:t xml:space="preserve"> </w:t>
        </w:r>
        <w:r w:rsidRPr="006A47D3">
          <w:rPr>
            <w:rFonts w:asciiTheme="majorHAnsi" w:hAnsiTheme="majorHAnsi" w:cstheme="majorHAnsi"/>
            <w:sz w:val="20"/>
            <w:szCs w:val="20"/>
            <w:rPrChange w:id="253" w:author="Author" w:date="2026-05-20T19:43:00Z" w16du:dateUtc="2026-05-20T11:43:00Z">
              <w:rPr>
                <w:rFonts w:ascii="Calibri" w:hAnsi="Calibri"/>
                <w:i/>
                <w:color w:val="555555"/>
                <w:sz w:val="20"/>
              </w:rPr>
            </w:rPrChange>
          </w:rPr>
          <w:t>In-game UI during mid-run combat</w:t>
        </w:r>
      </w:ins>
    </w:p>
    <w:p w14:paraId="1ECE2C95" w14:textId="4B19780F" w:rsidR="00D803EE" w:rsidRPr="006A47D3" w:rsidDel="006A47D3" w:rsidRDefault="00D803EE" w:rsidP="006A47D3">
      <w:pPr>
        <w:pStyle w:val="a7"/>
        <w:jc w:val="center"/>
        <w:rPr>
          <w:del w:id="254" w:author="Author" w:date="2026-05-20T19:42:00Z" w16du:dateUtc="2026-05-20T11:42:00Z"/>
          <w:rFonts w:eastAsia="宋体" w:hint="eastAsia"/>
          <w:lang w:eastAsia="zh-CN"/>
          <w:rPrChange w:id="255" w:author="Author" w:date="2026-05-20T19:42:00Z" w16du:dateUtc="2026-05-20T11:42:00Z">
            <w:rPr>
              <w:del w:id="256" w:author="Author" w:date="2026-05-20T19:42:00Z" w16du:dateUtc="2026-05-20T11:42:00Z"/>
            </w:rPr>
          </w:rPrChange>
        </w:rPr>
        <w:pPrChange w:id="257" w:author="Author" w:date="2026-05-20T19:42:00Z" w16du:dateUtc="2026-05-20T11:42:00Z">
          <w:pPr>
            <w:spacing w:before="120" w:after="60"/>
            <w:jc w:val="center"/>
          </w:pPr>
        </w:pPrChange>
      </w:pPr>
    </w:p>
    <w:p w14:paraId="669113DD" w14:textId="1E42B3C4" w:rsidR="00D803EE" w:rsidDel="00F22048" w:rsidRDefault="00000000">
      <w:pPr>
        <w:spacing w:before="40"/>
        <w:jc w:val="center"/>
        <w:rPr>
          <w:del w:id="258" w:author="Author" w:date="2026-05-20T19:43:00Z" w16du:dateUtc="2026-05-20T11:43:00Z"/>
        </w:rPr>
      </w:pPr>
      <w:del w:id="259" w:author="Author" w:date="2026-05-20T19:43:00Z" w16du:dateUtc="2026-05-20T11:43:00Z">
        <w:r w:rsidDel="00F22048">
          <w:rPr>
            <w:rFonts w:ascii="Calibri" w:hAnsi="Calibri"/>
            <w:i/>
            <w:color w:val="555555"/>
            <w:sz w:val="20"/>
          </w:rPr>
          <w:delText>Figure 1. In-game UI during mid-run combat</w:delText>
        </w:r>
      </w:del>
      <w:del w:id="260" w:author="Author" w:date="2026-05-19T18:03:00Z" w16du:dateUtc="2026-05-19T10:03:00Z">
        <w:r w:rsidDel="00376507">
          <w:rPr>
            <w:rFonts w:ascii="Calibri" w:hAnsi="Calibri"/>
            <w:i/>
            <w:color w:val="555555"/>
            <w:sz w:val="20"/>
          </w:rPr>
          <w:delText>, showing player resources (HP / SAN / Energy), the current enemy with its declared next intent, the active rule modifier, and the player’s hand of five cards. All in-game text is rendered in Simplified Chinese as part of the narrative theming.</w:delText>
        </w:r>
      </w:del>
    </w:p>
    <w:p w14:paraId="66B3E6EA" w14:textId="77777777" w:rsidR="00D803EE" w:rsidRPr="006A47D3" w:rsidRDefault="00000000">
      <w:pPr>
        <w:pStyle w:val="21"/>
        <w:rPr>
          <w:rFonts w:ascii="Times New Roman" w:hAnsi="Times New Roman" w:cs="Times New Roman"/>
          <w:color w:val="auto"/>
          <w:rPrChange w:id="261" w:author="Author" w:date="2026-05-20T19:34:00Z" w16du:dateUtc="2026-05-20T11:34:00Z">
            <w:rPr>
              <w:color w:val="595959" w:themeColor="text1" w:themeTint="A6"/>
            </w:rPr>
          </w:rPrChange>
        </w:rPr>
      </w:pPr>
      <w:r w:rsidRPr="006A47D3">
        <w:rPr>
          <w:rFonts w:ascii="Times New Roman" w:hAnsi="Times New Roman" w:cs="Times New Roman"/>
          <w:color w:val="auto"/>
          <w:rPrChange w:id="262" w:author="Author" w:date="2026-05-20T19:34:00Z" w16du:dateUtc="2026-05-20T11:34:00Z">
            <w:rPr>
              <w:rFonts w:ascii="Calibri" w:hAnsi="Calibri"/>
              <w:color w:val="595959" w:themeColor="text1" w:themeTint="A6"/>
            </w:rPr>
          </w:rPrChange>
        </w:rPr>
        <w:t xml:space="preserve">3.1 </w:t>
      </w:r>
      <w:del w:id="263" w:author="Author" w:date="2026-05-20T19:17:00Z" w16du:dateUtc="2026-05-20T11:17:00Z">
        <w:r w:rsidRPr="006A47D3" w:rsidDel="00C63F2C">
          <w:rPr>
            <w:rFonts w:ascii="Times New Roman" w:hAnsi="Times New Roman" w:cs="Times New Roman"/>
            <w:color w:val="auto"/>
            <w:rPrChange w:id="264" w:author="Author" w:date="2026-05-20T19:34:00Z" w16du:dateUtc="2026-05-20T11:34: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265" w:author="Author" w:date="2026-05-20T19:34:00Z" w16du:dateUtc="2026-05-20T11:34:00Z">
            <w:rPr>
              <w:rFonts w:ascii="Calibri" w:hAnsi="Calibri"/>
              <w:color w:val="595959" w:themeColor="text1" w:themeTint="A6"/>
            </w:rPr>
          </w:rPrChange>
        </w:rPr>
        <w:t>Theme and Setting</w:t>
      </w:r>
    </w:p>
    <w:p w14:paraId="1EAE92D9" w14:textId="240F3BE2" w:rsidR="00D803EE" w:rsidRPr="00F724C2" w:rsidRDefault="00000000" w:rsidP="0028278E">
      <w:pPr>
        <w:spacing w:after="0" w:line="300" w:lineRule="exact"/>
        <w:ind w:firstLine="284"/>
        <w:jc w:val="both"/>
        <w:rPr>
          <w:rFonts w:ascii="Times New Roman" w:hAnsi="Times New Roman"/>
          <w:rPrChange w:id="266" w:author="Author" w:date="2026-05-20T18:56:00Z" w16du:dateUtc="2026-05-20T10:56:00Z">
            <w:rPr/>
          </w:rPrChange>
        </w:rPr>
        <w:pPrChange w:id="267" w:author="Author" w:date="2026-05-20T19:32:00Z" w16du:dateUtc="2026-05-20T11:32:00Z">
          <w:pPr>
            <w:spacing w:after="120" w:line="280" w:lineRule="exact"/>
            <w:ind w:firstLine="283"/>
          </w:pPr>
        </w:pPrChange>
      </w:pPr>
      <w:r w:rsidRPr="00F724C2">
        <w:rPr>
          <w:rFonts w:ascii="Times New Roman" w:hAnsi="Times New Roman"/>
          <w:rPrChange w:id="268" w:author="Author" w:date="2026-05-20T18:56:00Z" w16du:dateUtc="2026-05-20T10:56:00Z">
            <w:rPr>
              <w:rFonts w:ascii="Calibri" w:hAnsi="Calibri"/>
            </w:rPr>
          </w:rPrChange>
        </w:rPr>
        <w:t xml:space="preserve">The game is set in a post-apocalyptic wasteland where survivors face both physical threats (scavenger gangs, mutated worms) and a creeping erosion of sanity caused by an entity called </w:t>
      </w:r>
      <w:r w:rsidRPr="00F724C2">
        <w:rPr>
          <w:rFonts w:ascii="Times New Roman" w:hAnsi="Times New Roman"/>
          <w:rPrChange w:id="269" w:author="Author" w:date="2026-05-20T18:56:00Z" w16du:dateUtc="2026-05-20T10:56:00Z">
            <w:rPr>
              <w:rFonts w:ascii="Calibri" w:hAnsi="Calibri"/>
              <w:i/>
            </w:rPr>
          </w:rPrChange>
        </w:rPr>
        <w:t>White Noise</w:t>
      </w:r>
      <w:del w:id="270" w:author="Author" w:date="2026-05-19T18:05:00Z" w16du:dateUtc="2026-05-19T10:05:00Z">
        <w:r w:rsidRPr="00F724C2" w:rsidDel="00376507">
          <w:rPr>
            <w:rFonts w:ascii="Times New Roman" w:hAnsi="Times New Roman"/>
            <w:rPrChange w:id="271" w:author="Author" w:date="2026-05-20T18:56:00Z" w16du:dateUtc="2026-05-20T10:56:00Z">
              <w:rPr>
                <w:rFonts w:ascii="Calibri" w:hAnsi="Calibri"/>
              </w:rPr>
            </w:rPrChange>
          </w:rPr>
          <w:delText xml:space="preserve"> (</w:delText>
        </w:r>
        <w:r w:rsidRPr="00F724C2" w:rsidDel="00376507">
          <w:rPr>
            <w:rFonts w:ascii="Times New Roman" w:hAnsi="Times New Roman"/>
            <w:rPrChange w:id="272" w:author="Author" w:date="2026-05-20T18:56:00Z" w16du:dateUtc="2026-05-20T10:56:00Z">
              <w:rPr>
                <w:rFonts w:ascii="Calibri" w:hAnsi="Calibri"/>
              </w:rPr>
            </w:rPrChange>
          </w:rPr>
          <w:delText>白噪</w:delText>
        </w:r>
        <w:r w:rsidRPr="00F724C2" w:rsidDel="00376507">
          <w:rPr>
            <w:rFonts w:ascii="Times New Roman" w:hAnsi="Times New Roman"/>
            <w:rPrChange w:id="273" w:author="Author" w:date="2026-05-20T18:56:00Z" w16du:dateUtc="2026-05-20T10:56:00Z">
              <w:rPr>
                <w:rFonts w:ascii="Calibri" w:hAnsi="Calibri"/>
              </w:rPr>
            </w:rPrChange>
          </w:rPr>
          <w:delText>)</w:delText>
        </w:r>
      </w:del>
      <w:r w:rsidRPr="00F724C2">
        <w:rPr>
          <w:rFonts w:ascii="Times New Roman" w:hAnsi="Times New Roman"/>
          <w:rPrChange w:id="274" w:author="Author" w:date="2026-05-20T18:56:00Z" w16du:dateUtc="2026-05-20T10:56:00Z">
            <w:rPr>
              <w:rFonts w:ascii="Calibri" w:hAnsi="Calibri"/>
            </w:rPr>
          </w:rPrChange>
        </w:rPr>
        <w:t xml:space="preserve">. This is mechanically expressed through a dual-resource system: every player and enemy has </w:t>
      </w:r>
      <w:r w:rsidRPr="00F724C2">
        <w:rPr>
          <w:rFonts w:ascii="Times New Roman" w:hAnsi="Times New Roman"/>
          <w:rPrChange w:id="275" w:author="Author" w:date="2026-05-20T18:56:00Z" w16du:dateUtc="2026-05-20T10:56:00Z">
            <w:rPr>
              <w:rFonts w:ascii="Calibri" w:hAnsi="Calibri"/>
              <w:b/>
            </w:rPr>
          </w:rPrChange>
        </w:rPr>
        <w:t>HP</w:t>
      </w:r>
      <w:r w:rsidRPr="00F724C2">
        <w:rPr>
          <w:rFonts w:ascii="Times New Roman" w:hAnsi="Times New Roman"/>
          <w:rPrChange w:id="276" w:author="Author" w:date="2026-05-20T18:56:00Z" w16du:dateUtc="2026-05-20T10:56:00Z">
            <w:rPr>
              <w:rFonts w:ascii="Calibri" w:hAnsi="Calibri"/>
            </w:rPr>
          </w:rPrChange>
        </w:rPr>
        <w:t xml:space="preserve"> (physical health) and </w:t>
      </w:r>
      <w:r w:rsidRPr="00F724C2">
        <w:rPr>
          <w:rFonts w:ascii="Times New Roman" w:hAnsi="Times New Roman"/>
          <w:rPrChange w:id="277" w:author="Author" w:date="2026-05-20T18:56:00Z" w16du:dateUtc="2026-05-20T10:56:00Z">
            <w:rPr>
              <w:rFonts w:ascii="Calibri" w:hAnsi="Calibri"/>
              <w:b/>
            </w:rPr>
          </w:rPrChange>
        </w:rPr>
        <w:t>SAN</w:t>
      </w:r>
      <w:r w:rsidRPr="00F724C2">
        <w:rPr>
          <w:rFonts w:ascii="Times New Roman" w:hAnsi="Times New Roman"/>
          <w:rPrChange w:id="278" w:author="Author" w:date="2026-05-20T18:56:00Z" w16du:dateUtc="2026-05-20T10:56:00Z">
            <w:rPr>
              <w:rFonts w:ascii="Calibri" w:hAnsi="Calibri"/>
            </w:rPr>
          </w:rPrChange>
        </w:rPr>
        <w:t xml:space="preserve"> (sanity). When SAN drops below 10, the player draws a high-cost "madness" card with 30% probability each turn</w:t>
      </w:r>
      <w:del w:id="279" w:author="Author" w:date="2026-05-19T18:06:00Z" w16du:dateUtc="2026-05-19T10:06:00Z">
        <w:r w:rsidRPr="00F724C2" w:rsidDel="00376507">
          <w:rPr>
            <w:rFonts w:ascii="Times New Roman" w:hAnsi="Times New Roman"/>
            <w:rPrChange w:id="280" w:author="Author" w:date="2026-05-20T18:56:00Z" w16du:dateUtc="2026-05-20T10:56:00Z">
              <w:rPr>
                <w:rFonts w:ascii="Calibri" w:hAnsi="Calibri"/>
              </w:rPr>
            </w:rPrChange>
          </w:rPr>
          <w:delText xml:space="preserve"> — </w:delText>
        </w:r>
      </w:del>
      <w:ins w:id="281" w:author="Author" w:date="2026-05-19T18:06:00Z" w16du:dateUtc="2026-05-19T10:06:00Z">
        <w:r w:rsidR="00376507" w:rsidRPr="00F724C2">
          <w:rPr>
            <w:rFonts w:ascii="Times New Roman" w:hAnsi="Times New Roman" w:hint="eastAsia"/>
            <w:rPrChange w:id="282" w:author="Author" w:date="2026-05-20T18:56:00Z" w16du:dateUtc="2026-05-20T10:56:00Z">
              <w:rPr>
                <w:rFonts w:ascii="Calibri" w:eastAsia="宋体" w:hAnsi="Calibri" w:hint="eastAsia"/>
                <w:lang w:eastAsia="zh-CN"/>
              </w:rPr>
            </w:rPrChange>
          </w:rPr>
          <w:t xml:space="preserve">. This is </w:t>
        </w:r>
      </w:ins>
      <w:r w:rsidRPr="00F724C2">
        <w:rPr>
          <w:rFonts w:ascii="Times New Roman" w:hAnsi="Times New Roman"/>
          <w:rPrChange w:id="283" w:author="Author" w:date="2026-05-20T18:56:00Z" w16du:dateUtc="2026-05-20T10:56:00Z">
            <w:rPr>
              <w:rFonts w:ascii="Calibri" w:hAnsi="Calibri"/>
            </w:rPr>
          </w:rPrChange>
        </w:rPr>
        <w:t>the narrative collapse given mechanical weight.</w:t>
      </w:r>
    </w:p>
    <w:p w14:paraId="2A4461A1" w14:textId="77777777" w:rsidR="00D803EE" w:rsidRPr="006A47D3" w:rsidRDefault="00000000">
      <w:pPr>
        <w:pStyle w:val="21"/>
        <w:rPr>
          <w:rFonts w:ascii="Times New Roman" w:hAnsi="Times New Roman" w:cs="Times New Roman"/>
          <w:color w:val="auto"/>
          <w:rPrChange w:id="284" w:author="Author" w:date="2026-05-20T19:34:00Z" w16du:dateUtc="2026-05-20T11:34:00Z">
            <w:rPr>
              <w:color w:val="595959" w:themeColor="text1" w:themeTint="A6"/>
            </w:rPr>
          </w:rPrChange>
        </w:rPr>
      </w:pPr>
      <w:r w:rsidRPr="006A47D3">
        <w:rPr>
          <w:rFonts w:ascii="Times New Roman" w:hAnsi="Times New Roman" w:cs="Times New Roman"/>
          <w:color w:val="auto"/>
          <w:rPrChange w:id="285" w:author="Author" w:date="2026-05-20T19:34:00Z" w16du:dateUtc="2026-05-20T11:34:00Z">
            <w:rPr>
              <w:rFonts w:ascii="Calibri" w:hAnsi="Calibri"/>
              <w:color w:val="595959" w:themeColor="text1" w:themeTint="A6"/>
            </w:rPr>
          </w:rPrChange>
        </w:rPr>
        <w:t>3.2</w:t>
      </w:r>
      <w:del w:id="286" w:author="Author" w:date="2026-05-20T19:37:00Z" w16du:dateUtc="2026-05-20T11:37:00Z">
        <w:r w:rsidRPr="006A47D3" w:rsidDel="006A47D3">
          <w:rPr>
            <w:rFonts w:ascii="Times New Roman" w:hAnsi="Times New Roman" w:cs="Times New Roman"/>
            <w:color w:val="auto"/>
            <w:rPrChange w:id="287" w:author="Author" w:date="2026-05-20T19:34:00Z" w16du:dateUtc="2026-05-20T11:34: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288" w:author="Author" w:date="2026-05-20T19:34:00Z" w16du:dateUtc="2026-05-20T11:34:00Z">
            <w:rPr>
              <w:rFonts w:ascii="Calibri" w:hAnsi="Calibri"/>
              <w:color w:val="595959" w:themeColor="text1" w:themeTint="A6"/>
            </w:rPr>
          </w:rPrChange>
        </w:rPr>
        <w:t xml:space="preserve"> Core Loop</w:t>
      </w:r>
    </w:p>
    <w:p w14:paraId="1C622C51" w14:textId="77777777" w:rsidR="00D803EE" w:rsidRPr="00F724C2" w:rsidRDefault="00000000" w:rsidP="0028278E">
      <w:pPr>
        <w:spacing w:after="0" w:line="300" w:lineRule="exact"/>
        <w:ind w:firstLine="284"/>
        <w:jc w:val="both"/>
        <w:rPr>
          <w:rFonts w:ascii="Times New Roman" w:hAnsi="Times New Roman"/>
          <w:rPrChange w:id="289" w:author="Author" w:date="2026-05-20T18:56:00Z" w16du:dateUtc="2026-05-20T10:56:00Z">
            <w:rPr/>
          </w:rPrChange>
        </w:rPr>
        <w:pPrChange w:id="290" w:author="Author" w:date="2026-05-20T19:32:00Z" w16du:dateUtc="2026-05-20T11:32:00Z">
          <w:pPr>
            <w:spacing w:after="80" w:line="280" w:lineRule="exact"/>
            <w:ind w:firstLine="283"/>
          </w:pPr>
        </w:pPrChange>
      </w:pPr>
      <w:r w:rsidRPr="00F724C2">
        <w:rPr>
          <w:rFonts w:ascii="Times New Roman" w:hAnsi="Times New Roman"/>
          <w:rPrChange w:id="291" w:author="Author" w:date="2026-05-20T18:56:00Z" w16du:dateUtc="2026-05-20T10:56:00Z">
            <w:rPr>
              <w:rFonts w:ascii="Calibri" w:hAnsi="Calibri"/>
            </w:rPr>
          </w:rPrChange>
        </w:rPr>
        <w:t>A run spans up to ten floors. On each floor:</w:t>
      </w:r>
    </w:p>
    <w:p w14:paraId="7D4AD632" w14:textId="25C8A3AD" w:rsidR="00D803EE" w:rsidRPr="00F724C2" w:rsidRDefault="00000000" w:rsidP="0028278E">
      <w:pPr>
        <w:pStyle w:val="aff"/>
        <w:numPr>
          <w:ilvl w:val="0"/>
          <w:numId w:val="12"/>
        </w:numPr>
        <w:spacing w:after="0" w:line="300" w:lineRule="exact"/>
        <w:jc w:val="both"/>
        <w:rPr>
          <w:rFonts w:ascii="Times New Roman" w:hAnsi="Times New Roman"/>
          <w:rPrChange w:id="292" w:author="Author" w:date="2026-05-20T18:56:00Z" w16du:dateUtc="2026-05-20T10:56:00Z">
            <w:rPr/>
          </w:rPrChange>
        </w:rPr>
        <w:pPrChange w:id="293" w:author="Author" w:date="2026-05-20T19:32:00Z" w16du:dateUtc="2026-05-20T11:32:00Z">
          <w:pPr>
            <w:pStyle w:val="a"/>
            <w:spacing w:after="80" w:line="280" w:lineRule="exact"/>
            <w:ind w:left="440" w:hanging="440"/>
          </w:pPr>
        </w:pPrChange>
      </w:pPr>
      <w:r w:rsidRPr="00F724C2">
        <w:rPr>
          <w:rFonts w:ascii="Times New Roman" w:hAnsi="Times New Roman"/>
          <w:rPrChange w:id="294" w:author="Author" w:date="2026-05-20T18:56:00Z" w16du:dateUtc="2026-05-20T10:56:00Z">
            <w:rPr>
              <w:rFonts w:ascii="Calibri" w:hAnsi="Calibri"/>
            </w:rPr>
          </w:rPrChange>
        </w:rPr>
        <w:t>The player begins with the hand and exhaust pile restored, full energy</w:t>
      </w:r>
      <w:ins w:id="295" w:author="Author" w:date="2026-05-19T18:17:00Z" w16du:dateUtc="2026-05-19T10:17:00Z">
        <w:r w:rsidR="009845AF" w:rsidRPr="00F724C2">
          <w:rPr>
            <w:rFonts w:ascii="Times New Roman" w:hAnsi="Times New Roman" w:hint="eastAsia"/>
            <w:rPrChange w:id="296" w:author="Author" w:date="2026-05-20T18:56:00Z" w16du:dateUtc="2026-05-20T10:56:00Z">
              <w:rPr>
                <w:rFonts w:ascii="Calibri" w:eastAsia="宋体" w:hAnsi="Calibri" w:hint="eastAsia"/>
                <w:lang w:eastAsia="zh-CN"/>
              </w:rPr>
            </w:rPrChange>
          </w:rPr>
          <w:t xml:space="preserve">. </w:t>
        </w:r>
      </w:ins>
      <w:del w:id="297" w:author="Author" w:date="2026-05-19T18:17:00Z" w16du:dateUtc="2026-05-19T10:17:00Z">
        <w:r w:rsidRPr="00F724C2" w:rsidDel="009845AF">
          <w:rPr>
            <w:rFonts w:ascii="Times New Roman" w:hAnsi="Times New Roman"/>
            <w:rPrChange w:id="298" w:author="Author" w:date="2026-05-20T18:56:00Z" w16du:dateUtc="2026-05-20T10:56:00Z">
              <w:rPr>
                <w:rFonts w:ascii="Calibri" w:hAnsi="Calibri"/>
              </w:rPr>
            </w:rPrChange>
          </w:rPr>
          <w:delText>, and — on the boss floor only — a bonus of +15 HP / +10 SAN.</w:delText>
        </w:r>
      </w:del>
      <w:ins w:id="299" w:author="Author" w:date="2026-05-19T18:14:00Z" w16du:dateUtc="2026-05-19T10:14:00Z">
        <w:r w:rsidR="009845AF" w:rsidRPr="00F724C2">
          <w:rPr>
            <w:rFonts w:ascii="Times New Roman" w:hAnsi="Times New Roman"/>
            <w:rPrChange w:id="300" w:author="Author" w:date="2026-05-20T18:56:00Z" w16du:dateUtc="2026-05-20T10:56:00Z">
              <w:rPr>
                <w:rFonts w:ascii="Calibri" w:hAnsi="Calibri"/>
              </w:rPr>
            </w:rPrChange>
          </w:rPr>
          <w:t xml:space="preserve">However, on the Boss </w:t>
        </w:r>
      </w:ins>
      <w:ins w:id="301" w:author="Author" w:date="2026-05-19T18:15:00Z" w16du:dateUtc="2026-05-19T10:15:00Z">
        <w:r w:rsidR="009845AF" w:rsidRPr="00F724C2">
          <w:rPr>
            <w:rFonts w:ascii="Times New Roman" w:hAnsi="Times New Roman" w:hint="eastAsia"/>
            <w:rPrChange w:id="302" w:author="Author" w:date="2026-05-20T18:56:00Z" w16du:dateUtc="2026-05-20T10:56:00Z">
              <w:rPr>
                <w:rFonts w:ascii="Calibri" w:eastAsia="宋体" w:hAnsi="Calibri" w:hint="eastAsia"/>
                <w:lang w:eastAsia="zh-CN"/>
              </w:rPr>
            </w:rPrChange>
          </w:rPr>
          <w:t>floor</w:t>
        </w:r>
      </w:ins>
      <w:ins w:id="303" w:author="Author" w:date="2026-05-19T18:14:00Z" w16du:dateUtc="2026-05-19T10:14:00Z">
        <w:r w:rsidR="009845AF" w:rsidRPr="00F724C2">
          <w:rPr>
            <w:rFonts w:ascii="Times New Roman" w:hAnsi="Times New Roman"/>
            <w:rPrChange w:id="304" w:author="Author" w:date="2026-05-20T18:56:00Z" w16du:dateUtc="2026-05-20T10:56:00Z">
              <w:rPr>
                <w:rFonts w:ascii="Calibri" w:hAnsi="Calibri"/>
              </w:rPr>
            </w:rPrChange>
          </w:rPr>
          <w:t>, players will also receive an additional +15 HP and +10 S</w:t>
        </w:r>
      </w:ins>
      <w:ins w:id="305" w:author="Author" w:date="2026-05-19T18:16:00Z" w16du:dateUtc="2026-05-19T10:16:00Z">
        <w:r w:rsidR="009845AF" w:rsidRPr="00F724C2">
          <w:rPr>
            <w:rFonts w:ascii="Times New Roman" w:hAnsi="Times New Roman" w:hint="eastAsia"/>
            <w:rPrChange w:id="306" w:author="Author" w:date="2026-05-20T18:56:00Z" w16du:dateUtc="2026-05-20T10:56:00Z">
              <w:rPr>
                <w:rFonts w:ascii="Calibri" w:eastAsia="宋体" w:hAnsi="Calibri" w:hint="eastAsia"/>
                <w:lang w:eastAsia="zh-CN"/>
              </w:rPr>
            </w:rPrChange>
          </w:rPr>
          <w:t>AN</w:t>
        </w:r>
      </w:ins>
      <w:ins w:id="307" w:author="Author" w:date="2026-05-19T18:14:00Z" w16du:dateUtc="2026-05-19T10:14:00Z">
        <w:r w:rsidR="009845AF" w:rsidRPr="00F724C2">
          <w:rPr>
            <w:rFonts w:ascii="Times New Roman" w:hAnsi="Times New Roman"/>
            <w:rPrChange w:id="308" w:author="Author" w:date="2026-05-20T18:56:00Z" w16du:dateUtc="2026-05-20T10:56:00Z">
              <w:rPr>
                <w:rFonts w:ascii="Calibri" w:hAnsi="Calibri"/>
              </w:rPr>
            </w:rPrChange>
          </w:rPr>
          <w:t xml:space="preserve"> bonus.</w:t>
        </w:r>
      </w:ins>
    </w:p>
    <w:p w14:paraId="3B0833E6" w14:textId="77777777" w:rsidR="00D803EE" w:rsidRPr="00F724C2" w:rsidRDefault="00000000" w:rsidP="0028278E">
      <w:pPr>
        <w:pStyle w:val="aff"/>
        <w:numPr>
          <w:ilvl w:val="0"/>
          <w:numId w:val="12"/>
        </w:numPr>
        <w:spacing w:after="0" w:line="300" w:lineRule="exact"/>
        <w:jc w:val="both"/>
        <w:rPr>
          <w:rFonts w:ascii="Times New Roman" w:hAnsi="Times New Roman"/>
          <w:rPrChange w:id="309" w:author="Author" w:date="2026-05-20T18:56:00Z" w16du:dateUtc="2026-05-20T10:56:00Z">
            <w:rPr/>
          </w:rPrChange>
        </w:rPr>
        <w:pPrChange w:id="310" w:author="Author" w:date="2026-05-20T19:32:00Z" w16du:dateUtc="2026-05-20T11:32:00Z">
          <w:pPr>
            <w:pStyle w:val="a"/>
            <w:spacing w:after="80" w:line="280" w:lineRule="exact"/>
            <w:ind w:left="440" w:hanging="440"/>
          </w:pPr>
        </w:pPrChange>
      </w:pPr>
      <w:r w:rsidRPr="00F724C2">
        <w:rPr>
          <w:rFonts w:ascii="Times New Roman" w:hAnsi="Times New Roman"/>
          <w:rPrChange w:id="311" w:author="Author" w:date="2026-05-20T18:56:00Z" w16du:dateUtc="2026-05-20T10:56:00Z">
            <w:rPr>
              <w:rFonts w:ascii="Calibri" w:hAnsi="Calibri"/>
            </w:rPr>
          </w:rPrChange>
        </w:rPr>
        <w:lastRenderedPageBreak/>
        <w:t>A new enemy is drawn from the floor's stage-specific pool (Section 3.3).</w:t>
      </w:r>
    </w:p>
    <w:p w14:paraId="44BBE296" w14:textId="77777777" w:rsidR="00D803EE" w:rsidRPr="00F724C2" w:rsidRDefault="00000000" w:rsidP="0028278E">
      <w:pPr>
        <w:pStyle w:val="aff"/>
        <w:numPr>
          <w:ilvl w:val="0"/>
          <w:numId w:val="12"/>
        </w:numPr>
        <w:spacing w:after="0" w:line="300" w:lineRule="exact"/>
        <w:jc w:val="both"/>
        <w:rPr>
          <w:rFonts w:ascii="Times New Roman" w:hAnsi="Times New Roman"/>
          <w:rPrChange w:id="312" w:author="Author" w:date="2026-05-20T18:56:00Z" w16du:dateUtc="2026-05-20T10:56:00Z">
            <w:rPr/>
          </w:rPrChange>
        </w:rPr>
        <w:pPrChange w:id="313" w:author="Author" w:date="2026-05-20T19:32:00Z" w16du:dateUtc="2026-05-20T11:32:00Z">
          <w:pPr>
            <w:pStyle w:val="a"/>
            <w:spacing w:after="80" w:line="280" w:lineRule="exact"/>
            <w:ind w:left="440" w:hanging="440"/>
          </w:pPr>
        </w:pPrChange>
      </w:pPr>
      <w:r w:rsidRPr="00F724C2">
        <w:rPr>
          <w:rFonts w:ascii="Times New Roman" w:hAnsi="Times New Roman"/>
          <w:rPrChange w:id="314" w:author="Author" w:date="2026-05-20T18:56:00Z" w16du:dateUtc="2026-05-20T10:56:00Z">
            <w:rPr>
              <w:rFonts w:ascii="Calibri" w:hAnsi="Calibri"/>
            </w:rPr>
          </w:rPrChange>
        </w:rPr>
        <w:t>One rule modifier is rolled and applied for the duration of the floor (Section 3.5).</w:t>
      </w:r>
    </w:p>
    <w:p w14:paraId="76F05AC6" w14:textId="77777777" w:rsidR="00D803EE" w:rsidRPr="00F724C2" w:rsidRDefault="00000000" w:rsidP="0028278E">
      <w:pPr>
        <w:pStyle w:val="aff"/>
        <w:numPr>
          <w:ilvl w:val="0"/>
          <w:numId w:val="12"/>
        </w:numPr>
        <w:spacing w:after="0" w:line="300" w:lineRule="exact"/>
        <w:jc w:val="both"/>
        <w:rPr>
          <w:rFonts w:ascii="Times New Roman" w:hAnsi="Times New Roman"/>
          <w:rPrChange w:id="315" w:author="Author" w:date="2026-05-20T18:56:00Z" w16du:dateUtc="2026-05-20T10:56:00Z">
            <w:rPr/>
          </w:rPrChange>
        </w:rPr>
        <w:pPrChange w:id="316" w:author="Author" w:date="2026-05-20T19:32:00Z" w16du:dateUtc="2026-05-20T11:32:00Z">
          <w:pPr>
            <w:pStyle w:val="a"/>
            <w:spacing w:after="80" w:line="280" w:lineRule="exact"/>
            <w:ind w:left="440" w:hanging="440"/>
          </w:pPr>
        </w:pPrChange>
      </w:pPr>
      <w:r w:rsidRPr="00F724C2">
        <w:rPr>
          <w:rFonts w:ascii="Times New Roman" w:hAnsi="Times New Roman"/>
          <w:rPrChange w:id="317" w:author="Author" w:date="2026-05-20T18:56:00Z" w16du:dateUtc="2026-05-20T10:56:00Z">
            <w:rPr>
              <w:rFonts w:ascii="Calibri" w:hAnsi="Calibri"/>
            </w:rPr>
          </w:rPrChange>
        </w:rPr>
        <w:t xml:space="preserve">The player and enemy alternate turns until one </w:t>
      </w:r>
      <w:proofErr w:type="gramStart"/>
      <w:r w:rsidRPr="00F724C2">
        <w:rPr>
          <w:rFonts w:ascii="Times New Roman" w:hAnsi="Times New Roman"/>
          <w:rPrChange w:id="318" w:author="Author" w:date="2026-05-20T18:56:00Z" w16du:dateUtc="2026-05-20T10:56:00Z">
            <w:rPr>
              <w:rFonts w:ascii="Calibri" w:hAnsi="Calibri"/>
            </w:rPr>
          </w:rPrChange>
        </w:rPr>
        <w:t>dies</w:t>
      </w:r>
      <w:proofErr w:type="gramEnd"/>
      <w:r w:rsidRPr="00F724C2">
        <w:rPr>
          <w:rFonts w:ascii="Times New Roman" w:hAnsi="Times New Roman"/>
          <w:rPrChange w:id="319" w:author="Author" w:date="2026-05-20T18:56:00Z" w16du:dateUtc="2026-05-20T10:56:00Z">
            <w:rPr>
              <w:rFonts w:ascii="Calibri" w:hAnsi="Calibri"/>
            </w:rPr>
          </w:rPrChange>
        </w:rPr>
        <w:t>. Player death ends the run; enemy death advances the player.</w:t>
      </w:r>
    </w:p>
    <w:p w14:paraId="7DD7464D" w14:textId="3F1684BD" w:rsidR="00D803EE" w:rsidRPr="006A47D3" w:rsidDel="0028278E" w:rsidRDefault="00D803EE">
      <w:pPr>
        <w:rPr>
          <w:del w:id="320" w:author="Author" w:date="2026-05-20T19:32:00Z" w16du:dateUtc="2026-05-20T11:32:00Z"/>
          <w:rFonts w:ascii="Times New Roman" w:hAnsi="Times New Roman" w:cs="Times New Roman"/>
          <w:rPrChange w:id="321" w:author="Author" w:date="2026-05-20T19:34:00Z" w16du:dateUtc="2026-05-20T11:34:00Z">
            <w:rPr>
              <w:del w:id="322" w:author="Author" w:date="2026-05-20T19:32:00Z" w16du:dateUtc="2026-05-20T11:32:00Z"/>
            </w:rPr>
          </w:rPrChange>
        </w:rPr>
      </w:pPr>
    </w:p>
    <w:p w14:paraId="46B0F939" w14:textId="77777777" w:rsidR="00D803EE" w:rsidRPr="006A47D3" w:rsidRDefault="00000000">
      <w:pPr>
        <w:pStyle w:val="21"/>
        <w:rPr>
          <w:rFonts w:ascii="Times New Roman" w:hAnsi="Times New Roman" w:cs="Times New Roman"/>
          <w:color w:val="auto"/>
          <w:rPrChange w:id="323" w:author="Author" w:date="2026-05-20T19:34:00Z" w16du:dateUtc="2026-05-20T11:34:00Z">
            <w:rPr>
              <w:color w:val="595959" w:themeColor="text1" w:themeTint="A6"/>
            </w:rPr>
          </w:rPrChange>
        </w:rPr>
      </w:pPr>
      <w:r w:rsidRPr="006A47D3">
        <w:rPr>
          <w:rFonts w:ascii="Times New Roman" w:hAnsi="Times New Roman" w:cs="Times New Roman"/>
          <w:color w:val="auto"/>
          <w:rPrChange w:id="324" w:author="Author" w:date="2026-05-20T19:34:00Z" w16du:dateUtc="2026-05-20T11:34:00Z">
            <w:rPr>
              <w:rFonts w:ascii="Calibri" w:hAnsi="Calibri"/>
              <w:color w:val="595959" w:themeColor="text1" w:themeTint="A6"/>
            </w:rPr>
          </w:rPrChange>
        </w:rPr>
        <w:t xml:space="preserve">3.3 </w:t>
      </w:r>
      <w:del w:id="325" w:author="Author" w:date="2026-05-20T19:37:00Z" w16du:dateUtc="2026-05-20T11:37:00Z">
        <w:r w:rsidRPr="006A47D3" w:rsidDel="006A47D3">
          <w:rPr>
            <w:rFonts w:ascii="Times New Roman" w:hAnsi="Times New Roman" w:cs="Times New Roman"/>
            <w:color w:val="auto"/>
            <w:rPrChange w:id="326" w:author="Author" w:date="2026-05-20T19:34:00Z" w16du:dateUtc="2026-05-20T11:34: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327" w:author="Author" w:date="2026-05-20T19:34:00Z" w16du:dateUtc="2026-05-20T11:34:00Z">
            <w:rPr>
              <w:rFonts w:ascii="Calibri" w:hAnsi="Calibri"/>
              <w:color w:val="595959" w:themeColor="text1" w:themeTint="A6"/>
            </w:rPr>
          </w:rPrChange>
        </w:rPr>
        <w:t>Enemies</w:t>
      </w:r>
    </w:p>
    <w:p w14:paraId="0E55E64A" w14:textId="5B807E36" w:rsidR="00D803EE" w:rsidRPr="00F724C2" w:rsidRDefault="00000000" w:rsidP="0028278E">
      <w:pPr>
        <w:spacing w:after="0" w:line="300" w:lineRule="exact"/>
        <w:ind w:firstLine="284"/>
        <w:jc w:val="both"/>
        <w:rPr>
          <w:rFonts w:ascii="Times New Roman" w:hAnsi="Times New Roman" w:hint="eastAsia"/>
          <w:rPrChange w:id="328" w:author="Author" w:date="2026-05-20T18:56:00Z" w16du:dateUtc="2026-05-20T10:56:00Z">
            <w:rPr/>
          </w:rPrChange>
        </w:rPr>
        <w:pPrChange w:id="329" w:author="Author" w:date="2026-05-20T19:32:00Z" w16du:dateUtc="2026-05-20T11:32:00Z">
          <w:pPr>
            <w:spacing w:after="80" w:line="280" w:lineRule="exact"/>
            <w:ind w:firstLine="283"/>
          </w:pPr>
        </w:pPrChange>
      </w:pPr>
      <w:r w:rsidRPr="00F724C2">
        <w:rPr>
          <w:rFonts w:ascii="Times New Roman" w:hAnsi="Times New Roman"/>
          <w:rPrChange w:id="330" w:author="Author" w:date="2026-05-20T18:56:00Z" w16du:dateUtc="2026-05-20T10:56:00Z">
            <w:rPr>
              <w:rFonts w:ascii="Calibri" w:hAnsi="Calibri"/>
            </w:rPr>
          </w:rPrChange>
        </w:rPr>
        <w:t>There are six distinct enemies distributed across four stages</w:t>
      </w:r>
      <w:ins w:id="331" w:author="Author" w:date="2026-05-19T18:18:00Z" w16du:dateUtc="2026-05-19T10:18:00Z">
        <w:r w:rsidR="009845AF" w:rsidRPr="00F724C2">
          <w:rPr>
            <w:rFonts w:ascii="Times New Roman" w:hAnsi="Times New Roman" w:hint="eastAsia"/>
            <w:rPrChange w:id="332" w:author="Author" w:date="2026-05-20T18:56:00Z" w16du:dateUtc="2026-05-20T10:56:00Z">
              <w:rPr>
                <w:rFonts w:ascii="Calibri" w:eastAsia="宋体" w:hAnsi="Calibri" w:hint="eastAsia"/>
                <w:lang w:eastAsia="zh-CN"/>
              </w:rPr>
            </w:rPrChange>
          </w:rPr>
          <w:t xml:space="preserve">, shown as </w:t>
        </w:r>
      </w:ins>
      <w:ins w:id="333" w:author="Author" w:date="2026-05-20T19:45:00Z" w16du:dateUtc="2026-05-20T11:45:00Z">
        <w:r w:rsidR="00F22048">
          <w:rPr>
            <w:rFonts w:ascii="Times New Roman" w:eastAsia="宋体" w:hAnsi="Times New Roman" w:hint="eastAsia"/>
            <w:lang w:eastAsia="zh-CN"/>
          </w:rPr>
          <w:t>T</w:t>
        </w:r>
      </w:ins>
      <w:ins w:id="334" w:author="Author" w:date="2026-05-19T18:18:00Z" w16du:dateUtc="2026-05-19T10:18:00Z">
        <w:r w:rsidR="009845AF" w:rsidRPr="00F724C2">
          <w:rPr>
            <w:rFonts w:ascii="Times New Roman" w:hAnsi="Times New Roman" w:hint="eastAsia"/>
            <w:rPrChange w:id="335" w:author="Author" w:date="2026-05-20T18:56:00Z" w16du:dateUtc="2026-05-20T10:56:00Z">
              <w:rPr>
                <w:rFonts w:ascii="Calibri" w:eastAsia="宋体" w:hAnsi="Calibri" w:hint="eastAsia"/>
                <w:lang w:eastAsia="zh-CN"/>
              </w:rPr>
            </w:rPrChange>
          </w:rPr>
          <w:t>able 1.</w:t>
        </w:r>
      </w:ins>
      <w:del w:id="336" w:author="Author" w:date="2026-05-19T18:18:00Z" w16du:dateUtc="2026-05-19T10:18:00Z">
        <w:r w:rsidRPr="00F724C2" w:rsidDel="009845AF">
          <w:rPr>
            <w:rFonts w:ascii="Times New Roman" w:hAnsi="Times New Roman"/>
            <w:rPrChange w:id="337" w:author="Author" w:date="2026-05-20T18:56:00Z" w16du:dateUtc="2026-05-20T10:56:00Z">
              <w:rPr>
                <w:rFonts w:ascii="Calibri" w:hAnsi="Calibri"/>
              </w:rPr>
            </w:rPrChange>
          </w:rPr>
          <w:delText>:</w:delText>
        </w:r>
      </w:del>
    </w:p>
    <w:p w14:paraId="10704B8D" w14:textId="291D19F8" w:rsidR="00D803EE" w:rsidRPr="00F22048" w:rsidDel="00F22048" w:rsidRDefault="00000000">
      <w:pPr>
        <w:spacing w:before="40" w:after="120"/>
        <w:rPr>
          <w:del w:id="338" w:author="Author" w:date="2026-05-20T19:44:00Z" w16du:dateUtc="2026-05-20T11:44:00Z"/>
          <w:bCs/>
        </w:rPr>
      </w:pPr>
      <w:del w:id="339" w:author="Author" w:date="2026-05-20T19:44:00Z" w16du:dateUtc="2026-05-20T11:44:00Z">
        <w:r w:rsidRPr="00F22048" w:rsidDel="00F22048">
          <w:rPr>
            <w:rFonts w:ascii="Calibri" w:hAnsi="Calibri"/>
            <w:bCs/>
            <w:sz w:val="20"/>
            <w:rPrChange w:id="340" w:author="Author" w:date="2026-05-20T19:46:00Z" w16du:dateUtc="2026-05-20T11:46:00Z">
              <w:rPr>
                <w:rFonts w:ascii="Calibri" w:hAnsi="Calibri"/>
                <w:b/>
                <w:sz w:val="20"/>
              </w:rPr>
            </w:rPrChange>
          </w:rPr>
          <w:delText>Table — Enemy distribution by stage.</w:delText>
        </w:r>
      </w:del>
    </w:p>
    <w:p w14:paraId="02ED59E8" w14:textId="0C7B65D0" w:rsidR="00F22048" w:rsidRPr="00F22048" w:rsidRDefault="00F22048" w:rsidP="00F22048">
      <w:pPr>
        <w:spacing w:before="200" w:after="40"/>
        <w:rPr>
          <w:ins w:id="341" w:author="Author" w:date="2026-05-20T19:43:00Z" w16du:dateUtc="2026-05-20T11:43:00Z"/>
          <w:rFonts w:asciiTheme="majorHAnsi" w:eastAsia="宋体" w:hAnsiTheme="majorHAnsi" w:cstheme="majorHAnsi" w:hint="eastAsia"/>
          <w:bCs/>
          <w:sz w:val="20"/>
          <w:szCs w:val="20"/>
          <w:lang w:eastAsia="zh-CN"/>
          <w:rPrChange w:id="342" w:author="Author" w:date="2026-05-20T19:46:00Z" w16du:dateUtc="2026-05-20T11:46:00Z">
            <w:rPr>
              <w:ins w:id="343" w:author="Author" w:date="2026-05-20T19:43:00Z" w16du:dateUtc="2026-05-20T11:43:00Z"/>
            </w:rPr>
          </w:rPrChange>
        </w:rPr>
        <w:pPrChange w:id="344" w:author="Author" w:date="2026-05-20T19:44:00Z" w16du:dateUtc="2026-05-20T11:44:00Z">
          <w:pPr/>
        </w:pPrChange>
      </w:pPr>
      <w:ins w:id="345" w:author="Author" w:date="2026-05-20T19:43:00Z" w16du:dateUtc="2026-05-20T11:43:00Z">
        <w:r w:rsidRPr="00F22048">
          <w:rPr>
            <w:rFonts w:asciiTheme="majorHAnsi" w:hAnsiTheme="majorHAnsi" w:cstheme="majorHAnsi"/>
            <w:bCs/>
            <w:sz w:val="20"/>
            <w:szCs w:val="20"/>
            <w:rPrChange w:id="346" w:author="Author" w:date="2026-05-20T19:46:00Z" w16du:dateUtc="2026-05-20T11:46:00Z">
              <w:rPr/>
            </w:rPrChange>
          </w:rPr>
          <w:t xml:space="preserve">Table </w:t>
        </w:r>
        <w:r w:rsidRPr="00F22048">
          <w:rPr>
            <w:rFonts w:asciiTheme="majorHAnsi" w:hAnsiTheme="majorHAnsi" w:cstheme="majorHAnsi"/>
            <w:bCs/>
            <w:sz w:val="20"/>
            <w:szCs w:val="20"/>
            <w:rPrChange w:id="347" w:author="Author" w:date="2026-05-20T19:46:00Z" w16du:dateUtc="2026-05-20T11:46:00Z">
              <w:rPr/>
            </w:rPrChange>
          </w:rPr>
          <w:fldChar w:fldCharType="begin"/>
        </w:r>
        <w:r w:rsidRPr="00F22048">
          <w:rPr>
            <w:rFonts w:asciiTheme="majorHAnsi" w:hAnsiTheme="majorHAnsi" w:cstheme="majorHAnsi"/>
            <w:bCs/>
            <w:sz w:val="20"/>
            <w:szCs w:val="20"/>
            <w:rPrChange w:id="348" w:author="Author" w:date="2026-05-20T19:46:00Z" w16du:dateUtc="2026-05-20T11:46:00Z">
              <w:rPr/>
            </w:rPrChange>
          </w:rPr>
          <w:instrText xml:space="preserve"> SEQ Table \* ARABIC </w:instrText>
        </w:r>
      </w:ins>
      <w:r w:rsidRPr="00F22048">
        <w:rPr>
          <w:rFonts w:asciiTheme="majorHAnsi" w:hAnsiTheme="majorHAnsi" w:cstheme="majorHAnsi"/>
          <w:bCs/>
          <w:sz w:val="20"/>
          <w:szCs w:val="20"/>
          <w:rPrChange w:id="349" w:author="Author" w:date="2026-05-20T19:46:00Z" w16du:dateUtc="2026-05-20T11:46:00Z">
            <w:rPr/>
          </w:rPrChange>
        </w:rPr>
        <w:fldChar w:fldCharType="separate"/>
      </w:r>
      <w:ins w:id="350" w:author="Author" w:date="2026-05-20T19:51:00Z" w16du:dateUtc="2026-05-20T11:51:00Z">
        <w:r>
          <w:rPr>
            <w:rFonts w:asciiTheme="majorHAnsi" w:hAnsiTheme="majorHAnsi" w:cstheme="majorHAnsi"/>
            <w:bCs/>
            <w:noProof/>
            <w:sz w:val="20"/>
            <w:szCs w:val="20"/>
          </w:rPr>
          <w:t>1</w:t>
        </w:r>
      </w:ins>
      <w:ins w:id="351" w:author="Author" w:date="2026-05-20T19:43:00Z" w16du:dateUtc="2026-05-20T11:43:00Z">
        <w:r w:rsidRPr="00F22048">
          <w:rPr>
            <w:rFonts w:asciiTheme="majorHAnsi" w:hAnsiTheme="majorHAnsi" w:cstheme="majorHAnsi"/>
            <w:bCs/>
            <w:sz w:val="20"/>
            <w:szCs w:val="20"/>
            <w:rPrChange w:id="352" w:author="Author" w:date="2026-05-20T19:46:00Z" w16du:dateUtc="2026-05-20T11:46:00Z">
              <w:rPr/>
            </w:rPrChange>
          </w:rPr>
          <w:fldChar w:fldCharType="end"/>
        </w:r>
      </w:ins>
      <w:ins w:id="353" w:author="Author" w:date="2026-05-20T19:52:00Z" w16du:dateUtc="2026-05-20T11:52:00Z">
        <w:r>
          <w:rPr>
            <w:rFonts w:asciiTheme="majorHAnsi" w:eastAsia="宋体" w:hAnsiTheme="majorHAnsi" w:cstheme="majorHAnsi" w:hint="eastAsia"/>
            <w:bCs/>
            <w:sz w:val="20"/>
            <w:szCs w:val="20"/>
            <w:lang w:eastAsia="zh-CN"/>
          </w:rPr>
          <w:t xml:space="preserve">. </w:t>
        </w:r>
      </w:ins>
      <w:ins w:id="354" w:author="Author" w:date="2026-05-20T19:44:00Z" w16du:dateUtc="2026-05-20T11:44:00Z">
        <w:r w:rsidRPr="00F22048">
          <w:rPr>
            <w:rFonts w:asciiTheme="majorHAnsi" w:eastAsia="宋体" w:hAnsiTheme="majorHAnsi" w:cstheme="majorHAnsi" w:hint="eastAsia"/>
            <w:bCs/>
            <w:sz w:val="20"/>
            <w:szCs w:val="20"/>
            <w:lang w:eastAsia="zh-CN"/>
          </w:rPr>
          <w:t xml:space="preserve"> </w:t>
        </w:r>
        <w:r w:rsidRPr="00F22048">
          <w:rPr>
            <w:rFonts w:asciiTheme="majorHAnsi" w:eastAsia="宋体" w:hAnsiTheme="majorHAnsi" w:cstheme="majorHAnsi"/>
            <w:bCs/>
            <w:sz w:val="20"/>
            <w:szCs w:val="20"/>
            <w:lang w:eastAsia="zh-CN"/>
          </w:rPr>
          <w:t>Enemy distribution by stage</w:t>
        </w:r>
      </w:ins>
    </w:p>
    <w:tbl>
      <w:tblPr>
        <w:tblStyle w:val="af4"/>
        <w:tblW w:w="0" w:type="auto"/>
        <w:tblLook w:val="04A0" w:firstRow="1" w:lastRow="0" w:firstColumn="1" w:lastColumn="0" w:noHBand="0" w:noVBand="1"/>
      </w:tblPr>
      <w:tblGrid>
        <w:gridCol w:w="1586"/>
        <w:gridCol w:w="1019"/>
        <w:gridCol w:w="5889"/>
      </w:tblGrid>
      <w:tr w:rsidR="00D803EE" w14:paraId="2BA999B6" w14:textId="77777777">
        <w:tc>
          <w:tcPr>
            <w:tcW w:w="1587" w:type="dxa"/>
            <w:shd w:val="clear" w:color="auto" w:fill="D6E4F0"/>
          </w:tcPr>
          <w:p w14:paraId="3F0F0935" w14:textId="77777777" w:rsidR="00D803EE" w:rsidRDefault="00000000">
            <w:pPr>
              <w:spacing w:after="0" w:line="240" w:lineRule="auto"/>
              <w:jc w:val="center"/>
            </w:pPr>
            <w:r>
              <w:rPr>
                <w:rFonts w:ascii="Calibri" w:hAnsi="Calibri"/>
                <w:b/>
                <w:sz w:val="20"/>
              </w:rPr>
              <w:t>Floor range</w:t>
            </w:r>
          </w:p>
        </w:tc>
        <w:tc>
          <w:tcPr>
            <w:tcW w:w="1020" w:type="dxa"/>
            <w:shd w:val="clear" w:color="auto" w:fill="D6E4F0"/>
          </w:tcPr>
          <w:p w14:paraId="3EE11DCE" w14:textId="77777777" w:rsidR="00D803EE" w:rsidRDefault="00000000">
            <w:pPr>
              <w:spacing w:after="0" w:line="240" w:lineRule="auto"/>
              <w:jc w:val="center"/>
            </w:pPr>
            <w:r>
              <w:rPr>
                <w:rFonts w:ascii="Calibri" w:hAnsi="Calibri"/>
                <w:b/>
                <w:sz w:val="20"/>
              </w:rPr>
              <w:t>Stage</w:t>
            </w:r>
          </w:p>
        </w:tc>
        <w:tc>
          <w:tcPr>
            <w:tcW w:w="5896" w:type="dxa"/>
            <w:shd w:val="clear" w:color="auto" w:fill="D6E4F0"/>
          </w:tcPr>
          <w:p w14:paraId="5D4142B9" w14:textId="77777777" w:rsidR="00D803EE" w:rsidRDefault="00000000">
            <w:pPr>
              <w:spacing w:after="0" w:line="240" w:lineRule="auto"/>
              <w:jc w:val="center"/>
            </w:pPr>
            <w:r>
              <w:rPr>
                <w:rFonts w:ascii="Calibri" w:hAnsi="Calibri"/>
                <w:b/>
                <w:sz w:val="20"/>
              </w:rPr>
              <w:t>Enemy pool</w:t>
            </w:r>
          </w:p>
        </w:tc>
      </w:tr>
      <w:tr w:rsidR="00D803EE" w14:paraId="252E76DB" w14:textId="77777777">
        <w:tc>
          <w:tcPr>
            <w:tcW w:w="1587" w:type="dxa"/>
          </w:tcPr>
          <w:p w14:paraId="247AA12D" w14:textId="77777777" w:rsidR="00D803EE" w:rsidRDefault="00000000">
            <w:pPr>
              <w:spacing w:after="0" w:line="240" w:lineRule="auto"/>
            </w:pPr>
            <w:r>
              <w:rPr>
                <w:rFonts w:ascii="Calibri" w:hAnsi="Calibri"/>
                <w:sz w:val="20"/>
              </w:rPr>
              <w:t>1–3</w:t>
            </w:r>
          </w:p>
        </w:tc>
        <w:tc>
          <w:tcPr>
            <w:tcW w:w="1020" w:type="dxa"/>
          </w:tcPr>
          <w:p w14:paraId="0F860ED2" w14:textId="77777777" w:rsidR="00D803EE" w:rsidRDefault="00000000">
            <w:pPr>
              <w:spacing w:after="0" w:line="240" w:lineRule="auto"/>
            </w:pPr>
            <w:r>
              <w:rPr>
                <w:rFonts w:ascii="Calibri" w:hAnsi="Calibri"/>
                <w:sz w:val="20"/>
              </w:rPr>
              <w:t>0</w:t>
            </w:r>
          </w:p>
        </w:tc>
        <w:tc>
          <w:tcPr>
            <w:tcW w:w="5896" w:type="dxa"/>
          </w:tcPr>
          <w:p w14:paraId="24F34F1B" w14:textId="77777777" w:rsidR="00D803EE" w:rsidRDefault="00000000">
            <w:pPr>
              <w:spacing w:after="0" w:line="240" w:lineRule="auto"/>
            </w:pPr>
            <w:r>
              <w:rPr>
                <w:rFonts w:ascii="Calibri" w:hAnsi="Calibri"/>
                <w:sz w:val="20"/>
              </w:rPr>
              <w:t>Rusted Worm (HP 20), Scavenger (HP 30)</w:t>
            </w:r>
          </w:p>
        </w:tc>
      </w:tr>
      <w:tr w:rsidR="00D803EE" w14:paraId="052E63D0" w14:textId="77777777">
        <w:tc>
          <w:tcPr>
            <w:tcW w:w="1587" w:type="dxa"/>
          </w:tcPr>
          <w:p w14:paraId="0292844E" w14:textId="77777777" w:rsidR="00D803EE" w:rsidRDefault="00000000">
            <w:pPr>
              <w:spacing w:after="0" w:line="240" w:lineRule="auto"/>
            </w:pPr>
            <w:r>
              <w:rPr>
                <w:rFonts w:ascii="Calibri" w:hAnsi="Calibri"/>
                <w:sz w:val="20"/>
              </w:rPr>
              <w:t>4–6</w:t>
            </w:r>
          </w:p>
        </w:tc>
        <w:tc>
          <w:tcPr>
            <w:tcW w:w="1020" w:type="dxa"/>
          </w:tcPr>
          <w:p w14:paraId="49EA6885" w14:textId="77777777" w:rsidR="00D803EE" w:rsidRDefault="00000000">
            <w:pPr>
              <w:spacing w:after="0" w:line="240" w:lineRule="auto"/>
            </w:pPr>
            <w:r>
              <w:rPr>
                <w:rFonts w:ascii="Calibri" w:hAnsi="Calibri"/>
                <w:sz w:val="20"/>
              </w:rPr>
              <w:t>1</w:t>
            </w:r>
          </w:p>
        </w:tc>
        <w:tc>
          <w:tcPr>
            <w:tcW w:w="5896" w:type="dxa"/>
          </w:tcPr>
          <w:p w14:paraId="40B89B66" w14:textId="77777777" w:rsidR="00D803EE" w:rsidRDefault="00000000">
            <w:pPr>
              <w:spacing w:after="0" w:line="240" w:lineRule="auto"/>
            </w:pPr>
            <w:r>
              <w:rPr>
                <w:rFonts w:ascii="Calibri" w:hAnsi="Calibri"/>
                <w:sz w:val="20"/>
              </w:rPr>
              <w:t>Scavenger, Data Witch (HP 25), Assimilate (HP 45)</w:t>
            </w:r>
          </w:p>
        </w:tc>
      </w:tr>
      <w:tr w:rsidR="00D803EE" w14:paraId="54144448" w14:textId="77777777">
        <w:tc>
          <w:tcPr>
            <w:tcW w:w="1587" w:type="dxa"/>
          </w:tcPr>
          <w:p w14:paraId="5FB7C82D" w14:textId="77777777" w:rsidR="00D803EE" w:rsidRDefault="00000000">
            <w:pPr>
              <w:spacing w:after="0" w:line="240" w:lineRule="auto"/>
            </w:pPr>
            <w:r>
              <w:rPr>
                <w:rFonts w:ascii="Calibri" w:hAnsi="Calibri"/>
                <w:sz w:val="20"/>
              </w:rPr>
              <w:t>7–9</w:t>
            </w:r>
          </w:p>
        </w:tc>
        <w:tc>
          <w:tcPr>
            <w:tcW w:w="1020" w:type="dxa"/>
          </w:tcPr>
          <w:p w14:paraId="2887473B" w14:textId="77777777" w:rsidR="00D803EE" w:rsidRDefault="00000000">
            <w:pPr>
              <w:spacing w:after="0" w:line="240" w:lineRule="auto"/>
            </w:pPr>
            <w:r>
              <w:rPr>
                <w:rFonts w:ascii="Calibri" w:hAnsi="Calibri"/>
                <w:sz w:val="20"/>
              </w:rPr>
              <w:t>2</w:t>
            </w:r>
          </w:p>
        </w:tc>
        <w:tc>
          <w:tcPr>
            <w:tcW w:w="5896" w:type="dxa"/>
          </w:tcPr>
          <w:p w14:paraId="68C476F3" w14:textId="77777777" w:rsidR="00D803EE" w:rsidRDefault="00000000">
            <w:pPr>
              <w:spacing w:after="0" w:line="240" w:lineRule="auto"/>
            </w:pPr>
            <w:r>
              <w:rPr>
                <w:rFonts w:ascii="Calibri" w:hAnsi="Calibri"/>
                <w:sz w:val="20"/>
              </w:rPr>
              <w:t>Data Witch, Shadow (HP 25), Assimilate</w:t>
            </w:r>
          </w:p>
        </w:tc>
      </w:tr>
      <w:tr w:rsidR="00D803EE" w14:paraId="4FBDDB74" w14:textId="77777777">
        <w:tc>
          <w:tcPr>
            <w:tcW w:w="1587" w:type="dxa"/>
          </w:tcPr>
          <w:p w14:paraId="288C6F99" w14:textId="77777777" w:rsidR="00D803EE" w:rsidRDefault="00000000">
            <w:pPr>
              <w:spacing w:after="0" w:line="240" w:lineRule="auto"/>
            </w:pPr>
            <w:r>
              <w:rPr>
                <w:rFonts w:ascii="Calibri" w:hAnsi="Calibri"/>
                <w:sz w:val="20"/>
              </w:rPr>
              <w:t>10</w:t>
            </w:r>
          </w:p>
        </w:tc>
        <w:tc>
          <w:tcPr>
            <w:tcW w:w="1020" w:type="dxa"/>
          </w:tcPr>
          <w:p w14:paraId="2EA21A93" w14:textId="77777777" w:rsidR="00D803EE" w:rsidRDefault="00000000">
            <w:pPr>
              <w:spacing w:after="0" w:line="240" w:lineRule="auto"/>
            </w:pPr>
            <w:r>
              <w:rPr>
                <w:rFonts w:ascii="Calibri" w:hAnsi="Calibri"/>
                <w:sz w:val="20"/>
              </w:rPr>
              <w:t>3</w:t>
            </w:r>
          </w:p>
        </w:tc>
        <w:tc>
          <w:tcPr>
            <w:tcW w:w="5896" w:type="dxa"/>
          </w:tcPr>
          <w:p w14:paraId="1BE232A6" w14:textId="77777777" w:rsidR="00D803EE" w:rsidRDefault="00000000">
            <w:pPr>
              <w:spacing w:after="0" w:line="240" w:lineRule="auto"/>
            </w:pPr>
            <w:r>
              <w:rPr>
                <w:rFonts w:ascii="Calibri" w:hAnsi="Calibri"/>
                <w:sz w:val="20"/>
              </w:rPr>
              <w:t>Boss: White Noise (HP 65)</w:t>
            </w:r>
          </w:p>
        </w:tc>
      </w:tr>
    </w:tbl>
    <w:p w14:paraId="4198C01E" w14:textId="1DB13EC5" w:rsidR="00D803EE" w:rsidRPr="0028278E" w:rsidDel="0028278E" w:rsidRDefault="00D803EE" w:rsidP="00F22048">
      <w:pPr>
        <w:spacing w:beforeLines="50" w:before="120"/>
        <w:rPr>
          <w:del w:id="355" w:author="Author" w:date="2026-05-20T19:32:00Z" w16du:dateUtc="2026-05-20T11:32:00Z"/>
          <w:rFonts w:eastAsia="宋体" w:hint="eastAsia"/>
          <w:lang w:eastAsia="zh-CN"/>
          <w:rPrChange w:id="356" w:author="Author" w:date="2026-05-20T19:32:00Z" w16du:dateUtc="2026-05-20T11:32:00Z">
            <w:rPr>
              <w:del w:id="357" w:author="Author" w:date="2026-05-20T19:32:00Z" w16du:dateUtc="2026-05-20T11:32:00Z"/>
            </w:rPr>
          </w:rPrChange>
        </w:rPr>
        <w:pPrChange w:id="358" w:author="Author" w:date="2026-05-20T19:45:00Z" w16du:dateUtc="2026-05-20T11:45:00Z">
          <w:pPr/>
        </w:pPrChange>
      </w:pPr>
    </w:p>
    <w:p w14:paraId="1C0F039C" w14:textId="77777777" w:rsidR="00D803EE" w:rsidRPr="00F724C2" w:rsidRDefault="00000000" w:rsidP="00F22048">
      <w:pPr>
        <w:spacing w:beforeLines="50" w:before="120" w:after="0" w:line="300" w:lineRule="exact"/>
        <w:ind w:firstLine="284"/>
        <w:jc w:val="both"/>
        <w:rPr>
          <w:rFonts w:ascii="Times New Roman" w:hAnsi="Times New Roman"/>
          <w:rPrChange w:id="359" w:author="Author" w:date="2026-05-20T18:57:00Z" w16du:dateUtc="2026-05-20T10:57:00Z">
            <w:rPr/>
          </w:rPrChange>
        </w:rPr>
        <w:pPrChange w:id="360" w:author="Author" w:date="2026-05-20T19:45:00Z" w16du:dateUtc="2026-05-20T11:45:00Z">
          <w:pPr>
            <w:spacing w:after="120" w:line="280" w:lineRule="exact"/>
            <w:ind w:firstLine="283"/>
          </w:pPr>
        </w:pPrChange>
      </w:pPr>
      <w:r w:rsidRPr="00F724C2">
        <w:rPr>
          <w:rFonts w:ascii="Times New Roman" w:hAnsi="Times New Roman"/>
          <w:rPrChange w:id="361" w:author="Author" w:date="2026-05-20T18:57:00Z" w16du:dateUtc="2026-05-20T10:57:00Z">
            <w:rPr>
              <w:rFonts w:ascii="Calibri" w:hAnsi="Calibri"/>
            </w:rPr>
          </w:rPrChange>
        </w:rPr>
        <w:t>Each enemy publishes its intent for the next turn (e.g. "attack 6", "shield +6 armor", "weak +2"), letting the player plan around it. The boss has a charge-up ultimate attack on a 4-turn cooldown, forcing the agent to learn explicit timing.</w:t>
      </w:r>
    </w:p>
    <w:p w14:paraId="070A40CE" w14:textId="7D1945E6" w:rsidR="00D803EE" w:rsidRPr="006A47D3" w:rsidRDefault="00000000">
      <w:pPr>
        <w:pStyle w:val="21"/>
        <w:rPr>
          <w:rFonts w:ascii="Times New Roman" w:hAnsi="Times New Roman" w:cs="Times New Roman" w:hint="eastAsia"/>
          <w:color w:val="auto"/>
          <w:rPrChange w:id="362" w:author="Author" w:date="2026-05-20T19:34:00Z" w16du:dateUtc="2026-05-20T11:34:00Z">
            <w:rPr>
              <w:color w:val="595959" w:themeColor="text1" w:themeTint="A6"/>
            </w:rPr>
          </w:rPrChange>
        </w:rPr>
      </w:pPr>
      <w:r w:rsidRPr="006A47D3">
        <w:rPr>
          <w:rFonts w:ascii="Times New Roman" w:hAnsi="Times New Roman" w:cs="Times New Roman"/>
          <w:color w:val="auto"/>
          <w:rPrChange w:id="363" w:author="Author" w:date="2026-05-20T19:34:00Z" w16du:dateUtc="2026-05-20T11:34:00Z">
            <w:rPr>
              <w:rFonts w:ascii="Calibri" w:hAnsi="Calibri"/>
              <w:color w:val="595959" w:themeColor="text1" w:themeTint="A6"/>
            </w:rPr>
          </w:rPrChange>
        </w:rPr>
        <w:t>3.4</w:t>
      </w:r>
      <w:del w:id="364" w:author="Author" w:date="2026-05-20T19:34:00Z" w16du:dateUtc="2026-05-20T11:34:00Z">
        <w:r w:rsidRPr="006A47D3" w:rsidDel="006A47D3">
          <w:rPr>
            <w:rFonts w:ascii="Times New Roman" w:hAnsi="Times New Roman" w:cs="Times New Roman"/>
            <w:color w:val="auto"/>
            <w:rPrChange w:id="365" w:author="Author" w:date="2026-05-20T19:34:00Z" w16du:dateUtc="2026-05-20T11:34: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366" w:author="Author" w:date="2026-05-20T19:34:00Z" w16du:dateUtc="2026-05-20T11:34:00Z">
            <w:rPr>
              <w:rFonts w:ascii="Calibri" w:hAnsi="Calibri"/>
              <w:color w:val="595959" w:themeColor="text1" w:themeTint="A6"/>
            </w:rPr>
          </w:rPrChange>
        </w:rPr>
        <w:t xml:space="preserve"> Cards</w:t>
      </w:r>
    </w:p>
    <w:p w14:paraId="2F64DD1A" w14:textId="70A93668" w:rsidR="00D803EE" w:rsidRPr="0028278E" w:rsidRDefault="00000000" w:rsidP="0028278E">
      <w:pPr>
        <w:spacing w:after="0" w:line="300" w:lineRule="exact"/>
        <w:ind w:firstLine="284"/>
        <w:rPr>
          <w:rFonts w:ascii="Times New Roman" w:hAnsi="Times New Roman" w:cs="Times New Roman"/>
          <w:rPrChange w:id="367" w:author="Author" w:date="2026-05-20T19:31:00Z" w16du:dateUtc="2026-05-20T11:31:00Z">
            <w:rPr/>
          </w:rPrChange>
        </w:rPr>
        <w:pPrChange w:id="368" w:author="Author" w:date="2026-05-20T19:31:00Z" w16du:dateUtc="2026-05-20T11:31:00Z">
          <w:pPr>
            <w:spacing w:after="80" w:line="280" w:lineRule="exact"/>
            <w:ind w:firstLine="283"/>
          </w:pPr>
        </w:pPrChange>
      </w:pPr>
      <w:r w:rsidRPr="0028278E">
        <w:rPr>
          <w:rFonts w:ascii="Times New Roman" w:hAnsi="Times New Roman" w:cs="Times New Roman"/>
          <w:rPrChange w:id="369" w:author="Author" w:date="2026-05-20T19:31:00Z" w16du:dateUtc="2026-05-20T11:31:00Z">
            <w:rPr>
              <w:rFonts w:ascii="Calibri" w:hAnsi="Calibri"/>
            </w:rPr>
          </w:rPrChange>
        </w:rPr>
        <w:t>The player begins each run with a fixed 15-card starter deck spanning attack, skill, and power cards across four cost tiers</w:t>
      </w:r>
      <w:ins w:id="370" w:author="Author" w:date="2026-05-19T18:20:00Z" w16du:dateUtc="2026-05-19T10:20:00Z">
        <w:r w:rsidR="009845AF" w:rsidRPr="0028278E">
          <w:rPr>
            <w:rFonts w:ascii="Times New Roman" w:eastAsia="宋体" w:hAnsi="Times New Roman" w:cs="Times New Roman"/>
            <w:lang w:eastAsia="zh-CN"/>
            <w:rPrChange w:id="371" w:author="Author" w:date="2026-05-20T19:31:00Z" w16du:dateUtc="2026-05-20T11:31:00Z">
              <w:rPr>
                <w:rFonts w:ascii="Calibri" w:eastAsia="宋体" w:hAnsi="Calibri" w:hint="eastAsia"/>
                <w:lang w:eastAsia="zh-CN"/>
              </w:rPr>
            </w:rPrChange>
          </w:rPr>
          <w:t xml:space="preserve">. </w:t>
        </w:r>
      </w:ins>
      <w:ins w:id="372" w:author="Author" w:date="2026-05-19T18:21:00Z" w16du:dateUtc="2026-05-19T10:21:00Z">
        <w:r w:rsidR="00EC4550" w:rsidRPr="0028278E">
          <w:rPr>
            <w:rFonts w:ascii="Times New Roman" w:eastAsia="宋体" w:hAnsi="Times New Roman" w:cs="Times New Roman"/>
            <w:lang w:eastAsia="zh-CN"/>
            <w:rPrChange w:id="373" w:author="Author" w:date="2026-05-20T19:31:00Z" w16du:dateUtc="2026-05-20T11:31:00Z">
              <w:rPr>
                <w:rFonts w:ascii="Calibri" w:eastAsia="宋体" w:hAnsi="Calibri" w:hint="eastAsia"/>
                <w:lang w:eastAsia="zh-CN"/>
              </w:rPr>
            </w:rPrChange>
          </w:rPr>
          <w:t>The cards composi</w:t>
        </w:r>
      </w:ins>
      <w:ins w:id="374" w:author="Author" w:date="2026-05-19T18:22:00Z" w16du:dateUtc="2026-05-19T10:22:00Z">
        <w:r w:rsidR="00EC4550" w:rsidRPr="0028278E">
          <w:rPr>
            <w:rFonts w:ascii="Times New Roman" w:eastAsia="宋体" w:hAnsi="Times New Roman" w:cs="Times New Roman"/>
            <w:lang w:eastAsia="zh-CN"/>
            <w:rPrChange w:id="375" w:author="Author" w:date="2026-05-20T19:31:00Z" w16du:dateUtc="2026-05-20T11:31:00Z">
              <w:rPr>
                <w:rFonts w:ascii="Calibri" w:eastAsia="宋体" w:hAnsi="Calibri" w:hint="eastAsia"/>
                <w:lang w:eastAsia="zh-CN"/>
              </w:rPr>
            </w:rPrChange>
          </w:rPr>
          <w:t>tion is shown as Table 2.</w:t>
        </w:r>
      </w:ins>
      <w:del w:id="376" w:author="Author" w:date="2026-05-19T18:20:00Z" w16du:dateUtc="2026-05-19T10:20:00Z">
        <w:r w:rsidRPr="0028278E" w:rsidDel="009845AF">
          <w:rPr>
            <w:rFonts w:ascii="Times New Roman" w:hAnsi="Times New Roman" w:cs="Times New Roman"/>
            <w:rPrChange w:id="377" w:author="Author" w:date="2026-05-20T19:31:00Z" w16du:dateUtc="2026-05-20T11:31:00Z">
              <w:rPr>
                <w:rFonts w:ascii="Calibri" w:hAnsi="Calibri"/>
              </w:rPr>
            </w:rPrChange>
          </w:rPr>
          <w:delText>:</w:delText>
        </w:r>
      </w:del>
    </w:p>
    <w:p w14:paraId="4B83061C" w14:textId="46BFC981" w:rsidR="00D803EE" w:rsidDel="00F22048" w:rsidRDefault="00000000">
      <w:pPr>
        <w:spacing w:before="40" w:after="120"/>
        <w:rPr>
          <w:del w:id="378" w:author="Author" w:date="2026-05-20T19:47:00Z" w16du:dateUtc="2026-05-20T11:47:00Z"/>
        </w:rPr>
      </w:pPr>
      <w:del w:id="379" w:author="Author" w:date="2026-05-20T19:47:00Z" w16du:dateUtc="2026-05-20T11:47:00Z">
        <w:r w:rsidDel="00F22048">
          <w:rPr>
            <w:rFonts w:ascii="Calibri" w:hAnsi="Calibri"/>
            <w:b/>
            <w:sz w:val="20"/>
          </w:rPr>
          <w:delText xml:space="preserve">Table — </w:delText>
        </w:r>
      </w:del>
      <w:del w:id="380" w:author="Author" w:date="2026-05-19T23:24:00Z" w16du:dateUtc="2026-05-19T15:24:00Z">
        <w:r w:rsidDel="004E6E61">
          <w:rPr>
            <w:rFonts w:ascii="Calibri" w:hAnsi="Calibri"/>
            <w:b/>
            <w:sz w:val="20"/>
          </w:rPr>
          <w:delText>Starter d</w:delText>
        </w:r>
      </w:del>
      <w:del w:id="381" w:author="Author" w:date="2026-05-20T19:47:00Z" w16du:dateUtc="2026-05-20T11:47:00Z">
        <w:r w:rsidDel="00F22048">
          <w:rPr>
            <w:rFonts w:ascii="Calibri" w:hAnsi="Calibri"/>
            <w:b/>
            <w:sz w:val="20"/>
          </w:rPr>
          <w:delText xml:space="preserve">eck </w:delText>
        </w:r>
      </w:del>
      <w:del w:id="382" w:author="Author" w:date="2026-05-19T23:24:00Z" w16du:dateUtc="2026-05-19T15:24:00Z">
        <w:r w:rsidDel="004E6E61">
          <w:rPr>
            <w:rFonts w:ascii="Calibri" w:hAnsi="Calibri"/>
            <w:b/>
            <w:sz w:val="20"/>
          </w:rPr>
          <w:delText>composition</w:delText>
        </w:r>
      </w:del>
      <w:del w:id="383" w:author="Author" w:date="2026-05-20T19:47:00Z" w16du:dateUtc="2026-05-20T11:47:00Z">
        <w:r w:rsidDel="00F22048">
          <w:rPr>
            <w:rFonts w:ascii="Calibri" w:hAnsi="Calibri"/>
            <w:b/>
            <w:sz w:val="20"/>
          </w:rPr>
          <w:delText>.</w:delText>
        </w:r>
      </w:del>
    </w:p>
    <w:p w14:paraId="37DE47FC" w14:textId="66D7F3AB" w:rsidR="00F22048" w:rsidRPr="00F22048" w:rsidRDefault="00F22048" w:rsidP="00F22048">
      <w:pPr>
        <w:spacing w:before="200" w:after="40"/>
        <w:rPr>
          <w:ins w:id="384" w:author="Author" w:date="2026-05-20T19:46:00Z" w16du:dateUtc="2026-05-20T11:46:00Z"/>
          <w:rFonts w:asciiTheme="majorHAnsi" w:eastAsia="宋体" w:hAnsiTheme="majorHAnsi" w:cstheme="majorHAnsi" w:hint="eastAsia"/>
          <w:bCs/>
          <w:sz w:val="20"/>
          <w:szCs w:val="20"/>
          <w:lang w:eastAsia="zh-CN"/>
          <w:rPrChange w:id="385" w:author="Author" w:date="2026-05-20T19:47:00Z" w16du:dateUtc="2026-05-20T11:47:00Z">
            <w:rPr>
              <w:ins w:id="386" w:author="Author" w:date="2026-05-20T19:46:00Z" w16du:dateUtc="2026-05-20T11:46:00Z"/>
            </w:rPr>
          </w:rPrChange>
        </w:rPr>
        <w:pPrChange w:id="387" w:author="Author" w:date="2026-05-20T19:47:00Z" w16du:dateUtc="2026-05-20T11:47:00Z">
          <w:pPr/>
        </w:pPrChange>
      </w:pPr>
      <w:ins w:id="388" w:author="Author" w:date="2026-05-20T19:46:00Z" w16du:dateUtc="2026-05-20T11:46:00Z">
        <w:r w:rsidRPr="00F22048">
          <w:rPr>
            <w:rFonts w:asciiTheme="majorHAnsi" w:hAnsiTheme="majorHAnsi" w:cstheme="majorHAnsi"/>
            <w:bCs/>
            <w:sz w:val="20"/>
            <w:szCs w:val="20"/>
            <w:rPrChange w:id="389" w:author="Author" w:date="2026-05-20T19:47:00Z" w16du:dateUtc="2026-05-20T11:47:00Z">
              <w:rPr/>
            </w:rPrChange>
          </w:rPr>
          <w:t xml:space="preserve">Table </w:t>
        </w:r>
        <w:r w:rsidRPr="00F22048">
          <w:rPr>
            <w:rFonts w:asciiTheme="majorHAnsi" w:hAnsiTheme="majorHAnsi" w:cstheme="majorHAnsi"/>
            <w:bCs/>
            <w:sz w:val="20"/>
            <w:szCs w:val="20"/>
            <w:rPrChange w:id="390" w:author="Author" w:date="2026-05-20T19:47:00Z" w16du:dateUtc="2026-05-20T11:47:00Z">
              <w:rPr/>
            </w:rPrChange>
          </w:rPr>
          <w:fldChar w:fldCharType="begin"/>
        </w:r>
        <w:r w:rsidRPr="00F22048">
          <w:rPr>
            <w:rFonts w:asciiTheme="majorHAnsi" w:hAnsiTheme="majorHAnsi" w:cstheme="majorHAnsi"/>
            <w:bCs/>
            <w:sz w:val="20"/>
            <w:szCs w:val="20"/>
            <w:rPrChange w:id="391" w:author="Author" w:date="2026-05-20T19:47:00Z" w16du:dateUtc="2026-05-20T11:47:00Z">
              <w:rPr/>
            </w:rPrChange>
          </w:rPr>
          <w:instrText xml:space="preserve"> SEQ Table \* ARABIC </w:instrText>
        </w:r>
      </w:ins>
      <w:r w:rsidRPr="00F22048">
        <w:rPr>
          <w:rFonts w:asciiTheme="majorHAnsi" w:hAnsiTheme="majorHAnsi" w:cstheme="majorHAnsi"/>
          <w:bCs/>
          <w:sz w:val="20"/>
          <w:szCs w:val="20"/>
          <w:rPrChange w:id="392" w:author="Author" w:date="2026-05-20T19:47:00Z" w16du:dateUtc="2026-05-20T11:47:00Z">
            <w:rPr/>
          </w:rPrChange>
        </w:rPr>
        <w:fldChar w:fldCharType="separate"/>
      </w:r>
      <w:ins w:id="393" w:author="Author" w:date="2026-05-20T19:51:00Z" w16du:dateUtc="2026-05-20T11:51:00Z">
        <w:r>
          <w:rPr>
            <w:rFonts w:asciiTheme="majorHAnsi" w:hAnsiTheme="majorHAnsi" w:cstheme="majorHAnsi"/>
            <w:bCs/>
            <w:noProof/>
            <w:sz w:val="20"/>
            <w:szCs w:val="20"/>
          </w:rPr>
          <w:t>2</w:t>
        </w:r>
      </w:ins>
      <w:ins w:id="394" w:author="Author" w:date="2026-05-20T19:46:00Z" w16du:dateUtc="2026-05-20T11:46:00Z">
        <w:r w:rsidRPr="00F22048">
          <w:rPr>
            <w:rFonts w:asciiTheme="majorHAnsi" w:hAnsiTheme="majorHAnsi" w:cstheme="majorHAnsi"/>
            <w:bCs/>
            <w:sz w:val="20"/>
            <w:szCs w:val="20"/>
            <w:rPrChange w:id="395" w:author="Author" w:date="2026-05-20T19:47:00Z" w16du:dateUtc="2026-05-20T11:47:00Z">
              <w:rPr/>
            </w:rPrChange>
          </w:rPr>
          <w:fldChar w:fldCharType="end"/>
        </w:r>
      </w:ins>
      <w:ins w:id="396" w:author="Author" w:date="2026-05-20T19:52:00Z" w16du:dateUtc="2026-05-20T11:52:00Z">
        <w:r>
          <w:rPr>
            <w:rFonts w:asciiTheme="majorHAnsi" w:eastAsia="宋体" w:hAnsiTheme="majorHAnsi" w:cstheme="majorHAnsi" w:hint="eastAsia"/>
            <w:bCs/>
            <w:sz w:val="20"/>
            <w:szCs w:val="20"/>
            <w:lang w:eastAsia="zh-CN"/>
          </w:rPr>
          <w:t xml:space="preserve">. </w:t>
        </w:r>
      </w:ins>
      <w:ins w:id="397" w:author="Author" w:date="2026-05-20T19:47:00Z" w16du:dateUtc="2026-05-20T11:47:00Z">
        <w:r>
          <w:rPr>
            <w:rFonts w:asciiTheme="majorHAnsi" w:eastAsia="宋体" w:hAnsiTheme="majorHAnsi" w:cstheme="majorHAnsi" w:hint="eastAsia"/>
            <w:bCs/>
            <w:sz w:val="20"/>
            <w:szCs w:val="20"/>
            <w:lang w:eastAsia="zh-CN"/>
          </w:rPr>
          <w:t xml:space="preserve"> D</w:t>
        </w:r>
        <w:r w:rsidRPr="00F22048">
          <w:rPr>
            <w:rFonts w:asciiTheme="majorHAnsi" w:eastAsia="宋体" w:hAnsiTheme="majorHAnsi" w:cstheme="majorHAnsi"/>
            <w:bCs/>
            <w:sz w:val="20"/>
            <w:szCs w:val="20"/>
            <w:lang w:eastAsia="zh-CN"/>
          </w:rPr>
          <w:t>eck Composition</w:t>
        </w:r>
      </w:ins>
    </w:p>
    <w:tbl>
      <w:tblPr>
        <w:tblStyle w:val="af4"/>
        <w:tblW w:w="0" w:type="auto"/>
        <w:tblLayout w:type="fixed"/>
        <w:tblLook w:val="04A0" w:firstRow="1" w:lastRow="0" w:firstColumn="1" w:lastColumn="0" w:noHBand="0" w:noVBand="1"/>
        <w:tblPrChange w:id="398" w:author="Author" w:date="2026-05-20T00:23:00Z" w16du:dateUtc="2026-05-19T16:23:00Z">
          <w:tblPr>
            <w:tblStyle w:val="af4"/>
            <w:tblW w:w="0" w:type="auto"/>
            <w:tblLook w:val="04A0" w:firstRow="1" w:lastRow="0" w:firstColumn="1" w:lastColumn="0" w:noHBand="0" w:noVBand="1"/>
          </w:tblPr>
        </w:tblPrChange>
      </w:tblPr>
      <w:tblGrid>
        <w:gridCol w:w="580"/>
        <w:gridCol w:w="1258"/>
        <w:gridCol w:w="1418"/>
        <w:gridCol w:w="1842"/>
        <w:gridCol w:w="3396"/>
        <w:tblGridChange w:id="399">
          <w:tblGrid>
            <w:gridCol w:w="579"/>
            <w:gridCol w:w="1"/>
            <w:gridCol w:w="1258"/>
            <w:gridCol w:w="427"/>
            <w:gridCol w:w="991"/>
            <w:gridCol w:w="435"/>
            <w:gridCol w:w="1407"/>
            <w:gridCol w:w="220"/>
            <w:gridCol w:w="3176"/>
          </w:tblGrid>
        </w:tblGridChange>
      </w:tblGrid>
      <w:tr w:rsidR="00D57560" w:rsidRPr="00D87E9B" w14:paraId="440B0BAB" w14:textId="1ED9AC2C" w:rsidTr="003F52CD">
        <w:tc>
          <w:tcPr>
            <w:tcW w:w="580" w:type="dxa"/>
            <w:shd w:val="clear" w:color="auto" w:fill="D6E4F0"/>
            <w:tcPrChange w:id="400" w:author="Author" w:date="2026-05-20T00:23:00Z" w16du:dateUtc="2026-05-19T16:23:00Z">
              <w:tcPr>
                <w:tcW w:w="579" w:type="dxa"/>
                <w:shd w:val="clear" w:color="auto" w:fill="D6E4F0"/>
              </w:tcPr>
            </w:tcPrChange>
          </w:tcPr>
          <w:p w14:paraId="7C8E4DF0" w14:textId="77777777" w:rsidR="00D57560" w:rsidRPr="000A07C5" w:rsidRDefault="00D57560">
            <w:pPr>
              <w:spacing w:after="0" w:line="240" w:lineRule="auto"/>
              <w:jc w:val="center"/>
            </w:pPr>
            <w:r w:rsidRPr="000A07C5">
              <w:rPr>
                <w:rFonts w:ascii="Calibri" w:hAnsi="Calibri"/>
                <w:b/>
                <w:sz w:val="20"/>
              </w:rPr>
              <w:t>Cost</w:t>
            </w:r>
          </w:p>
        </w:tc>
        <w:tc>
          <w:tcPr>
            <w:tcW w:w="1258" w:type="dxa"/>
            <w:shd w:val="clear" w:color="auto" w:fill="D6E4F0"/>
            <w:tcPrChange w:id="401" w:author="Author" w:date="2026-05-20T00:23:00Z" w16du:dateUtc="2026-05-19T16:23:00Z">
              <w:tcPr>
                <w:tcW w:w="1474" w:type="dxa"/>
                <w:gridSpan w:val="3"/>
                <w:shd w:val="clear" w:color="auto" w:fill="D6E4F0"/>
              </w:tcPr>
            </w:tcPrChange>
          </w:tcPr>
          <w:p w14:paraId="7A50F45C" w14:textId="7E652998" w:rsidR="00D57560" w:rsidRPr="000A07C5" w:rsidRDefault="00D57560">
            <w:pPr>
              <w:spacing w:after="0" w:line="240" w:lineRule="auto"/>
              <w:jc w:val="center"/>
              <w:rPr>
                <w:rFonts w:eastAsia="宋体" w:hint="eastAsia"/>
                <w:lang w:eastAsia="zh-CN"/>
              </w:rPr>
            </w:pPr>
            <w:r w:rsidRPr="000A07C5">
              <w:rPr>
                <w:rFonts w:ascii="Calibri" w:eastAsia="宋体" w:hAnsi="Calibri" w:hint="eastAsia"/>
                <w:b/>
                <w:sz w:val="20"/>
                <w:lang w:eastAsia="zh-CN"/>
              </w:rPr>
              <w:t>Type</w:t>
            </w:r>
          </w:p>
        </w:tc>
        <w:tc>
          <w:tcPr>
            <w:tcW w:w="1418" w:type="dxa"/>
            <w:shd w:val="clear" w:color="auto" w:fill="D6E4F0"/>
            <w:tcPrChange w:id="402" w:author="Author" w:date="2026-05-20T00:23:00Z" w16du:dateUtc="2026-05-19T16:23:00Z">
              <w:tcPr>
                <w:tcW w:w="1438" w:type="dxa"/>
                <w:gridSpan w:val="2"/>
                <w:shd w:val="clear" w:color="auto" w:fill="D6E4F0"/>
              </w:tcPr>
            </w:tcPrChange>
          </w:tcPr>
          <w:p w14:paraId="0EBB5726" w14:textId="438A0FE8" w:rsidR="00D57560" w:rsidRPr="000A07C5" w:rsidRDefault="00D57560">
            <w:pPr>
              <w:spacing w:after="0" w:line="240" w:lineRule="auto"/>
              <w:jc w:val="center"/>
              <w:rPr>
                <w:rFonts w:eastAsia="宋体" w:hint="eastAsia"/>
                <w:lang w:eastAsia="zh-CN"/>
              </w:rPr>
            </w:pPr>
            <w:r w:rsidRPr="000A07C5">
              <w:rPr>
                <w:rFonts w:ascii="Calibri" w:eastAsia="宋体" w:hAnsi="Calibri" w:hint="eastAsia"/>
                <w:b/>
                <w:sz w:val="20"/>
                <w:lang w:eastAsia="zh-CN"/>
              </w:rPr>
              <w:t>C</w:t>
            </w:r>
            <w:r w:rsidRPr="000A07C5">
              <w:rPr>
                <w:rFonts w:ascii="Calibri" w:hAnsi="Calibri"/>
                <w:b/>
                <w:sz w:val="20"/>
              </w:rPr>
              <w:t>ards</w:t>
            </w:r>
            <w:r w:rsidRPr="000A07C5">
              <w:rPr>
                <w:rFonts w:ascii="Calibri" w:eastAsia="宋体" w:hAnsi="Calibri" w:hint="eastAsia"/>
                <w:b/>
                <w:sz w:val="20"/>
                <w:lang w:eastAsia="zh-CN"/>
              </w:rPr>
              <w:t xml:space="preserve"> Name</w:t>
            </w:r>
          </w:p>
        </w:tc>
        <w:tc>
          <w:tcPr>
            <w:tcW w:w="1842" w:type="dxa"/>
            <w:shd w:val="clear" w:color="auto" w:fill="D6E4F0"/>
            <w:tcPrChange w:id="403" w:author="Author" w:date="2026-05-20T00:23:00Z" w16du:dateUtc="2026-05-19T16:23:00Z">
              <w:tcPr>
                <w:tcW w:w="1663" w:type="dxa"/>
                <w:gridSpan w:val="2"/>
                <w:shd w:val="clear" w:color="auto" w:fill="D6E4F0"/>
              </w:tcPr>
            </w:tcPrChange>
          </w:tcPr>
          <w:p w14:paraId="4330AE8F" w14:textId="7AB398E6" w:rsidR="00D57560" w:rsidRPr="000A07C5" w:rsidRDefault="00D57560">
            <w:pPr>
              <w:spacing w:after="0" w:line="240" w:lineRule="auto"/>
              <w:jc w:val="center"/>
              <w:rPr>
                <w:rFonts w:ascii="Calibri" w:eastAsia="宋体" w:hAnsi="Calibri" w:hint="eastAsia"/>
                <w:b/>
                <w:sz w:val="20"/>
                <w:lang w:eastAsia="zh-CN"/>
              </w:rPr>
            </w:pPr>
            <w:r w:rsidRPr="000A07C5">
              <w:rPr>
                <w:rFonts w:ascii="Calibri" w:eastAsia="宋体" w:hAnsi="Calibri" w:hint="eastAsia"/>
                <w:b/>
                <w:sz w:val="20"/>
                <w:lang w:eastAsia="zh-CN"/>
              </w:rPr>
              <w:t>Effect</w:t>
            </w:r>
          </w:p>
        </w:tc>
        <w:tc>
          <w:tcPr>
            <w:tcW w:w="3396" w:type="dxa"/>
            <w:shd w:val="clear" w:color="auto" w:fill="D6E4F0"/>
            <w:tcPrChange w:id="404" w:author="Author" w:date="2026-05-20T00:23:00Z" w16du:dateUtc="2026-05-19T16:23:00Z">
              <w:tcPr>
                <w:tcW w:w="3340" w:type="dxa"/>
                <w:shd w:val="clear" w:color="auto" w:fill="D6E4F0"/>
              </w:tcPr>
            </w:tcPrChange>
          </w:tcPr>
          <w:p w14:paraId="1FAEE835" w14:textId="6062367C" w:rsidR="00D57560" w:rsidRPr="000A07C5" w:rsidRDefault="00D57560">
            <w:pPr>
              <w:spacing w:after="0" w:line="240" w:lineRule="auto"/>
              <w:jc w:val="center"/>
              <w:rPr>
                <w:rFonts w:ascii="Calibri" w:eastAsia="宋体" w:hAnsi="Calibri" w:hint="eastAsia"/>
                <w:b/>
                <w:sz w:val="20"/>
                <w:lang w:eastAsia="zh-CN"/>
              </w:rPr>
            </w:pPr>
            <w:r w:rsidRPr="000A07C5">
              <w:rPr>
                <w:rFonts w:ascii="Calibri" w:eastAsia="宋体" w:hAnsi="Calibri" w:hint="eastAsia"/>
                <w:b/>
                <w:sz w:val="20"/>
                <w:lang w:eastAsia="zh-CN"/>
              </w:rPr>
              <w:t>Description</w:t>
            </w:r>
          </w:p>
        </w:tc>
      </w:tr>
      <w:tr w:rsidR="000A07C5" w:rsidRPr="00D87E9B" w14:paraId="76EF4182" w14:textId="140EF307" w:rsidTr="003F52CD">
        <w:tc>
          <w:tcPr>
            <w:tcW w:w="580" w:type="dxa"/>
            <w:vMerge w:val="restart"/>
            <w:vAlign w:val="center"/>
            <w:tcPrChange w:id="405" w:author="Author" w:date="2026-05-20T00:25:00Z" w16du:dateUtc="2026-05-19T16:25:00Z">
              <w:tcPr>
                <w:tcW w:w="579" w:type="dxa"/>
                <w:vMerge w:val="restart"/>
              </w:tcPr>
            </w:tcPrChange>
          </w:tcPr>
          <w:p w14:paraId="76CB882B" w14:textId="266FB3AB" w:rsidR="000A07C5" w:rsidRPr="000A07C5" w:rsidRDefault="000A07C5" w:rsidP="003F52CD">
            <w:pPr>
              <w:spacing w:after="0" w:line="240" w:lineRule="auto"/>
              <w:jc w:val="center"/>
              <w:rPr>
                <w:rFonts w:ascii="Calibri" w:eastAsia="宋体" w:hAnsi="Calibri" w:hint="eastAsia"/>
                <w:sz w:val="20"/>
                <w:lang w:eastAsia="zh-CN"/>
              </w:rPr>
              <w:pPrChange w:id="406" w:author="Author" w:date="2026-05-20T00:25:00Z" w16du:dateUtc="2026-05-19T16:25:00Z">
                <w:pPr>
                  <w:spacing w:after="0" w:line="240" w:lineRule="auto"/>
                </w:pPr>
              </w:pPrChange>
            </w:pPr>
            <w:r w:rsidRPr="000A07C5">
              <w:rPr>
                <w:rFonts w:ascii="Calibri" w:hAnsi="Calibri" w:hint="eastAsia"/>
                <w:sz w:val="20"/>
              </w:rPr>
              <w:t>0</w:t>
            </w:r>
          </w:p>
        </w:tc>
        <w:tc>
          <w:tcPr>
            <w:tcW w:w="1258" w:type="dxa"/>
            <w:vAlign w:val="center"/>
            <w:tcPrChange w:id="407" w:author="Author" w:date="2026-05-20T00:25:00Z" w16du:dateUtc="2026-05-19T16:25:00Z">
              <w:tcPr>
                <w:tcW w:w="1474" w:type="dxa"/>
                <w:gridSpan w:val="3"/>
              </w:tcPr>
            </w:tcPrChange>
          </w:tcPr>
          <w:p w14:paraId="7933CCC8" w14:textId="677B056C" w:rsidR="000A07C5" w:rsidRPr="000A07C5" w:rsidRDefault="000A07C5" w:rsidP="003F52CD">
            <w:pPr>
              <w:spacing w:after="0" w:line="240" w:lineRule="auto"/>
              <w:jc w:val="center"/>
              <w:rPr>
                <w:rFonts w:ascii="Calibri" w:hAnsi="Calibri"/>
                <w:sz w:val="20"/>
              </w:rPr>
              <w:pPrChange w:id="408" w:author="Author" w:date="2026-05-20T00:25:00Z" w16du:dateUtc="2026-05-19T16:25:00Z">
                <w:pPr>
                  <w:spacing w:after="0" w:line="240" w:lineRule="auto"/>
                </w:pPr>
              </w:pPrChange>
            </w:pPr>
            <w:r w:rsidRPr="000A07C5">
              <w:rPr>
                <w:rFonts w:ascii="Calibri" w:hAnsi="Calibri"/>
                <w:sz w:val="20"/>
              </w:rPr>
              <w:t>Skill</w:t>
            </w:r>
          </w:p>
        </w:tc>
        <w:tc>
          <w:tcPr>
            <w:tcW w:w="1418" w:type="dxa"/>
            <w:vAlign w:val="center"/>
            <w:tcPrChange w:id="409" w:author="Author" w:date="2026-05-20T00:25:00Z" w16du:dateUtc="2026-05-19T16:25:00Z">
              <w:tcPr>
                <w:tcW w:w="1438" w:type="dxa"/>
                <w:gridSpan w:val="2"/>
              </w:tcPr>
            </w:tcPrChange>
          </w:tcPr>
          <w:p w14:paraId="53441BE7" w14:textId="7BDFA62F" w:rsidR="000A07C5" w:rsidRPr="000A07C5" w:rsidRDefault="000A07C5" w:rsidP="003F52CD">
            <w:pPr>
              <w:spacing w:after="0" w:line="240" w:lineRule="auto"/>
              <w:jc w:val="center"/>
              <w:rPr>
                <w:rFonts w:ascii="Calibri" w:hAnsi="Calibri"/>
                <w:sz w:val="20"/>
              </w:rPr>
              <w:pPrChange w:id="410" w:author="Author" w:date="2026-05-20T00:25:00Z" w16du:dateUtc="2026-05-19T16:25:00Z">
                <w:pPr>
                  <w:spacing w:after="0" w:line="240" w:lineRule="auto"/>
                </w:pPr>
              </w:pPrChange>
            </w:pPr>
            <w:r w:rsidRPr="000A07C5">
              <w:rPr>
                <w:rFonts w:ascii="Calibri" w:hAnsi="Calibri"/>
                <w:sz w:val="20"/>
              </w:rPr>
              <w:t>Forbidden Log (</w:t>
            </w:r>
            <w:proofErr w:type="spellStart"/>
            <w:r w:rsidRPr="00E66E47">
              <w:rPr>
                <w:rFonts w:ascii="宋体" w:eastAsia="宋体" w:hAnsi="宋体"/>
                <w:sz w:val="20"/>
                <w:rPrChange w:id="411" w:author="Author" w:date="2026-05-20T20:10:00Z" w16du:dateUtc="2026-05-20T12:10:00Z">
                  <w:rPr>
                    <w:rFonts w:ascii="Calibri" w:hAnsi="Calibri"/>
                    <w:sz w:val="20"/>
                  </w:rPr>
                </w:rPrChange>
              </w:rPr>
              <w:t>不</w:t>
            </w:r>
            <w:r w:rsidRPr="00E66E47">
              <w:rPr>
                <w:rFonts w:ascii="宋体" w:eastAsia="宋体" w:hAnsi="宋体" w:cs="微软雅黑" w:hint="eastAsia"/>
                <w:sz w:val="20"/>
                <w:rPrChange w:id="412" w:author="Author" w:date="2026-05-20T20:10:00Z" w16du:dateUtc="2026-05-20T12:10:00Z">
                  <w:rPr>
                    <w:rFonts w:ascii="微软雅黑" w:eastAsia="微软雅黑" w:hAnsi="微软雅黑" w:cs="微软雅黑" w:hint="eastAsia"/>
                    <w:sz w:val="20"/>
                  </w:rPr>
                </w:rPrChange>
              </w:rPr>
              <w:t>该</w:t>
            </w:r>
            <w:r w:rsidRPr="00E66E47">
              <w:rPr>
                <w:rFonts w:ascii="宋体" w:eastAsia="宋体" w:hAnsi="宋体" w:hint="eastAsia"/>
                <w:sz w:val="20"/>
                <w:rPrChange w:id="413" w:author="Author" w:date="2026-05-20T20:10:00Z" w16du:dateUtc="2026-05-20T12:10:00Z">
                  <w:rPr>
                    <w:rFonts w:ascii="Calibri" w:hAnsi="Calibri" w:hint="eastAsia"/>
                    <w:sz w:val="20"/>
                  </w:rPr>
                </w:rPrChange>
              </w:rPr>
              <w:t>看的日志</w:t>
            </w:r>
            <w:proofErr w:type="spellEnd"/>
            <w:r w:rsidRPr="000A07C5">
              <w:rPr>
                <w:rFonts w:ascii="Calibri" w:hAnsi="Calibri"/>
                <w:sz w:val="20"/>
              </w:rPr>
              <w:t>)</w:t>
            </w:r>
          </w:p>
        </w:tc>
        <w:tc>
          <w:tcPr>
            <w:tcW w:w="1842" w:type="dxa"/>
            <w:vAlign w:val="center"/>
            <w:tcPrChange w:id="414" w:author="Author" w:date="2026-05-20T00:25:00Z" w16du:dateUtc="2026-05-19T16:25:00Z">
              <w:tcPr>
                <w:tcW w:w="1663" w:type="dxa"/>
                <w:gridSpan w:val="2"/>
              </w:tcPr>
            </w:tcPrChange>
          </w:tcPr>
          <w:p w14:paraId="12F3E7BF" w14:textId="1124B61F" w:rsidR="000A07C5" w:rsidRPr="000A07C5" w:rsidRDefault="000A07C5" w:rsidP="003F52CD">
            <w:pPr>
              <w:spacing w:after="0" w:line="240" w:lineRule="auto"/>
              <w:jc w:val="center"/>
              <w:rPr>
                <w:rFonts w:ascii="Calibri" w:hAnsi="Calibri" w:hint="eastAsia"/>
                <w:sz w:val="20"/>
              </w:rPr>
              <w:pPrChange w:id="415" w:author="Author" w:date="2026-05-20T00:24:00Z" w16du:dateUtc="2026-05-19T16:24:00Z">
                <w:pPr>
                  <w:spacing w:after="0" w:line="240" w:lineRule="auto"/>
                </w:pPr>
              </w:pPrChange>
            </w:pPr>
            <w:r w:rsidRPr="000A07C5">
              <w:rPr>
                <w:rFonts w:ascii="Calibri" w:hAnsi="Calibri"/>
                <w:sz w:val="20"/>
              </w:rPr>
              <w:t>Gain 2 stacks of Foresight, but lose 1 SAN</w:t>
            </w:r>
            <w:r w:rsidRPr="000A07C5">
              <w:rPr>
                <w:rFonts w:ascii="Calibri" w:hAnsi="Calibri" w:hint="eastAsia"/>
                <w:sz w:val="20"/>
              </w:rPr>
              <w:t>.</w:t>
            </w:r>
          </w:p>
        </w:tc>
        <w:tc>
          <w:tcPr>
            <w:tcW w:w="3396" w:type="dxa"/>
            <w:tcPrChange w:id="416" w:author="Author" w:date="2026-05-20T00:25:00Z" w16du:dateUtc="2026-05-19T16:25:00Z">
              <w:tcPr>
                <w:tcW w:w="3340" w:type="dxa"/>
              </w:tcPr>
            </w:tcPrChange>
          </w:tcPr>
          <w:p w14:paraId="1C8E08BF" w14:textId="787EA0F4" w:rsidR="000A07C5" w:rsidRPr="000A07C5" w:rsidRDefault="000A07C5" w:rsidP="003F52CD">
            <w:pPr>
              <w:spacing w:after="0" w:line="240" w:lineRule="auto"/>
              <w:jc w:val="both"/>
              <w:rPr>
                <w:rFonts w:ascii="Calibri" w:hAnsi="Calibri"/>
                <w:sz w:val="20"/>
              </w:rPr>
              <w:pPrChange w:id="417" w:author="Author" w:date="2026-05-20T00:24:00Z" w16du:dateUtc="2026-05-19T16:24:00Z">
                <w:pPr>
                  <w:spacing w:after="0" w:line="240" w:lineRule="auto"/>
                </w:pPr>
              </w:pPrChange>
            </w:pPr>
            <w:r w:rsidRPr="000A07C5">
              <w:rPr>
                <w:rFonts w:ascii="Calibri" w:hAnsi="Calibri"/>
                <w:sz w:val="20"/>
              </w:rPr>
              <w:t>A zero-cost information card that grants planning advantage at the minor cost of sanity. The Foresight buff allows the player to anticipate upcoming draws and plan card sequencing accordingly.</w:t>
            </w:r>
          </w:p>
        </w:tc>
      </w:tr>
      <w:tr w:rsidR="000A07C5" w:rsidRPr="00D87E9B" w14:paraId="186A3D41" w14:textId="0FF23984" w:rsidTr="003F52CD">
        <w:tc>
          <w:tcPr>
            <w:tcW w:w="580" w:type="dxa"/>
            <w:vMerge/>
            <w:vAlign w:val="center"/>
            <w:tcPrChange w:id="418" w:author="Author" w:date="2026-05-20T00:25:00Z" w16du:dateUtc="2026-05-19T16:25:00Z">
              <w:tcPr>
                <w:tcW w:w="579" w:type="dxa"/>
                <w:vMerge/>
              </w:tcPr>
            </w:tcPrChange>
          </w:tcPr>
          <w:p w14:paraId="53B11B33" w14:textId="160C0161" w:rsidR="000A07C5" w:rsidRPr="000A07C5" w:rsidRDefault="000A07C5" w:rsidP="003F52CD">
            <w:pPr>
              <w:spacing w:after="0" w:line="240" w:lineRule="auto"/>
              <w:jc w:val="center"/>
              <w:rPr>
                <w:rFonts w:ascii="Calibri" w:hAnsi="Calibri" w:hint="eastAsia"/>
                <w:sz w:val="20"/>
              </w:rPr>
              <w:pPrChange w:id="419" w:author="Author" w:date="2026-05-20T00:25:00Z" w16du:dateUtc="2026-05-19T16:25:00Z">
                <w:pPr>
                  <w:spacing w:after="0" w:line="240" w:lineRule="auto"/>
                </w:pPr>
              </w:pPrChange>
            </w:pPr>
          </w:p>
        </w:tc>
        <w:tc>
          <w:tcPr>
            <w:tcW w:w="1258" w:type="dxa"/>
            <w:vAlign w:val="center"/>
            <w:tcPrChange w:id="420" w:author="Author" w:date="2026-05-20T00:25:00Z" w16du:dateUtc="2026-05-19T16:25:00Z">
              <w:tcPr>
                <w:tcW w:w="1474" w:type="dxa"/>
                <w:gridSpan w:val="3"/>
              </w:tcPr>
            </w:tcPrChange>
          </w:tcPr>
          <w:p w14:paraId="4C6D60D9" w14:textId="2B351FC0" w:rsidR="000A07C5" w:rsidRPr="000A07C5" w:rsidRDefault="000A07C5" w:rsidP="003F52CD">
            <w:pPr>
              <w:spacing w:after="0" w:line="240" w:lineRule="auto"/>
              <w:jc w:val="center"/>
              <w:rPr>
                <w:rFonts w:ascii="Calibri" w:hAnsi="Calibri"/>
                <w:sz w:val="20"/>
              </w:rPr>
              <w:pPrChange w:id="421" w:author="Author" w:date="2026-05-20T00:25:00Z" w16du:dateUtc="2026-05-19T16:25:00Z">
                <w:pPr>
                  <w:spacing w:after="0" w:line="240" w:lineRule="auto"/>
                </w:pPr>
              </w:pPrChange>
            </w:pPr>
            <w:r w:rsidRPr="000A07C5">
              <w:rPr>
                <w:rFonts w:ascii="Calibri" w:hAnsi="Calibri"/>
                <w:sz w:val="20"/>
              </w:rPr>
              <w:t>Attack</w:t>
            </w:r>
          </w:p>
        </w:tc>
        <w:tc>
          <w:tcPr>
            <w:tcW w:w="1418" w:type="dxa"/>
            <w:vAlign w:val="center"/>
            <w:tcPrChange w:id="422" w:author="Author" w:date="2026-05-20T00:25:00Z" w16du:dateUtc="2026-05-19T16:25:00Z">
              <w:tcPr>
                <w:tcW w:w="1438" w:type="dxa"/>
                <w:gridSpan w:val="2"/>
              </w:tcPr>
            </w:tcPrChange>
          </w:tcPr>
          <w:p w14:paraId="1B293F33" w14:textId="5F4BFBCD" w:rsidR="000A07C5" w:rsidRPr="000A07C5" w:rsidRDefault="000A07C5" w:rsidP="003F52CD">
            <w:pPr>
              <w:spacing w:after="0" w:line="240" w:lineRule="auto"/>
              <w:jc w:val="center"/>
              <w:rPr>
                <w:rFonts w:ascii="Calibri" w:hAnsi="Calibri" w:hint="eastAsia"/>
                <w:sz w:val="20"/>
              </w:rPr>
              <w:pPrChange w:id="423" w:author="Author" w:date="2026-05-20T00:25:00Z" w16du:dateUtc="2026-05-19T16:25:00Z">
                <w:pPr>
                  <w:spacing w:after="0" w:line="240" w:lineRule="auto"/>
                </w:pPr>
              </w:pPrChange>
            </w:pPr>
            <w:r w:rsidRPr="000A07C5">
              <w:rPr>
                <w:rFonts w:ascii="Calibri" w:hAnsi="Calibri"/>
                <w:sz w:val="20"/>
              </w:rPr>
              <w:t>Dismantle</w:t>
            </w:r>
            <w:r w:rsidRPr="000A07C5">
              <w:rPr>
                <w:rFonts w:ascii="Calibri" w:hAnsi="Calibri" w:hint="eastAsia"/>
                <w:sz w:val="20"/>
              </w:rPr>
              <w:t>(</w:t>
            </w:r>
            <w:proofErr w:type="spellStart"/>
            <w:r w:rsidRPr="00E66E47">
              <w:rPr>
                <w:rFonts w:ascii="宋体" w:eastAsia="宋体" w:hAnsi="宋体" w:hint="eastAsia"/>
                <w:sz w:val="20"/>
                <w:rPrChange w:id="424" w:author="Author" w:date="2026-05-20T20:10:00Z" w16du:dateUtc="2026-05-20T12:10:00Z">
                  <w:rPr>
                    <w:rFonts w:ascii="Calibri" w:hAnsi="Calibri" w:hint="eastAsia"/>
                    <w:sz w:val="20"/>
                  </w:rPr>
                </w:rPrChange>
              </w:rPr>
              <w:t>拆解</w:t>
            </w:r>
            <w:proofErr w:type="spellEnd"/>
            <w:r w:rsidRPr="000A07C5">
              <w:rPr>
                <w:rFonts w:ascii="Calibri" w:hAnsi="Calibri" w:hint="eastAsia"/>
                <w:sz w:val="20"/>
              </w:rPr>
              <w:t>)</w:t>
            </w:r>
          </w:p>
        </w:tc>
        <w:tc>
          <w:tcPr>
            <w:tcW w:w="1842" w:type="dxa"/>
            <w:vAlign w:val="center"/>
            <w:tcPrChange w:id="425" w:author="Author" w:date="2026-05-20T00:25:00Z" w16du:dateUtc="2026-05-19T16:25:00Z">
              <w:tcPr>
                <w:tcW w:w="1663" w:type="dxa"/>
                <w:gridSpan w:val="2"/>
              </w:tcPr>
            </w:tcPrChange>
          </w:tcPr>
          <w:p w14:paraId="663766AA" w14:textId="6593FE0A" w:rsidR="000A07C5" w:rsidRPr="000A07C5" w:rsidRDefault="000A07C5" w:rsidP="003F52CD">
            <w:pPr>
              <w:spacing w:after="0" w:line="240" w:lineRule="auto"/>
              <w:jc w:val="center"/>
              <w:rPr>
                <w:rFonts w:ascii="Calibri" w:hAnsi="Calibri"/>
                <w:sz w:val="20"/>
              </w:rPr>
              <w:pPrChange w:id="426" w:author="Author" w:date="2026-05-20T00:24:00Z" w16du:dateUtc="2026-05-19T16:24:00Z">
                <w:pPr>
                  <w:spacing w:after="0" w:line="240" w:lineRule="auto"/>
                </w:pPr>
              </w:pPrChange>
            </w:pPr>
            <w:r w:rsidRPr="000A07C5">
              <w:rPr>
                <w:rFonts w:ascii="Calibri" w:hAnsi="Calibri"/>
                <w:sz w:val="20"/>
              </w:rPr>
              <w:t>Deal 10 damage to the enemy, but randomly exhaust one card from the current hand.</w:t>
            </w:r>
          </w:p>
        </w:tc>
        <w:tc>
          <w:tcPr>
            <w:tcW w:w="3396" w:type="dxa"/>
            <w:tcPrChange w:id="427" w:author="Author" w:date="2026-05-20T00:25:00Z" w16du:dateUtc="2026-05-19T16:25:00Z">
              <w:tcPr>
                <w:tcW w:w="3340" w:type="dxa"/>
              </w:tcPr>
            </w:tcPrChange>
          </w:tcPr>
          <w:p w14:paraId="5A954449" w14:textId="68D6EFD4" w:rsidR="000A07C5" w:rsidRPr="000A07C5" w:rsidRDefault="000A07C5" w:rsidP="003F52CD">
            <w:pPr>
              <w:spacing w:after="0" w:line="240" w:lineRule="auto"/>
              <w:jc w:val="both"/>
              <w:rPr>
                <w:rFonts w:ascii="Calibri" w:hAnsi="Calibri"/>
                <w:sz w:val="20"/>
              </w:rPr>
              <w:pPrChange w:id="428" w:author="Author" w:date="2026-05-20T00:24:00Z" w16du:dateUtc="2026-05-19T16:24:00Z">
                <w:pPr>
                  <w:spacing w:after="0" w:line="240" w:lineRule="auto"/>
                </w:pPr>
              </w:pPrChange>
            </w:pPr>
            <w:r w:rsidRPr="000A07C5">
              <w:rPr>
                <w:rFonts w:ascii="Calibri" w:hAnsi="Calibri"/>
                <w:sz w:val="20"/>
              </w:rPr>
              <w:t>A high-value zero-cost attack whose trade-off is hand disruption. Most effective when the hand contains surplus or low-priority cards; risky when key cards may be lost.</w:t>
            </w:r>
          </w:p>
        </w:tc>
      </w:tr>
      <w:tr w:rsidR="000A07C5" w:rsidRPr="00D87E9B" w14:paraId="0C451E96" w14:textId="2B697B5D" w:rsidTr="003F52CD">
        <w:tc>
          <w:tcPr>
            <w:tcW w:w="580" w:type="dxa"/>
            <w:vMerge w:val="restart"/>
            <w:vAlign w:val="center"/>
            <w:tcPrChange w:id="429" w:author="Author" w:date="2026-05-20T00:25:00Z" w16du:dateUtc="2026-05-19T16:25:00Z">
              <w:tcPr>
                <w:tcW w:w="579" w:type="dxa"/>
                <w:vMerge w:val="restart"/>
              </w:tcPr>
            </w:tcPrChange>
          </w:tcPr>
          <w:p w14:paraId="40EC80E8" w14:textId="77777777" w:rsidR="000A07C5" w:rsidRPr="000A07C5" w:rsidRDefault="000A07C5" w:rsidP="003F52CD">
            <w:pPr>
              <w:spacing w:after="0" w:line="240" w:lineRule="auto"/>
              <w:jc w:val="center"/>
              <w:rPr>
                <w:rFonts w:ascii="Calibri" w:hAnsi="Calibri"/>
                <w:sz w:val="20"/>
              </w:rPr>
              <w:pPrChange w:id="430" w:author="Author" w:date="2026-05-20T00:25:00Z" w16du:dateUtc="2026-05-19T16:25:00Z">
                <w:pPr>
                  <w:spacing w:after="0" w:line="240" w:lineRule="auto"/>
                </w:pPr>
              </w:pPrChange>
            </w:pPr>
            <w:r w:rsidRPr="000A07C5">
              <w:rPr>
                <w:rFonts w:ascii="Calibri" w:hAnsi="Calibri"/>
                <w:sz w:val="20"/>
              </w:rPr>
              <w:t>1</w:t>
            </w:r>
          </w:p>
          <w:p w14:paraId="3EBCA328" w14:textId="61BAF5AA" w:rsidR="000A07C5" w:rsidRPr="000A07C5" w:rsidRDefault="000A07C5" w:rsidP="003F52CD">
            <w:pPr>
              <w:spacing w:after="0" w:line="240" w:lineRule="auto"/>
              <w:jc w:val="center"/>
              <w:rPr>
                <w:rFonts w:ascii="Calibri" w:hAnsi="Calibri"/>
                <w:sz w:val="20"/>
              </w:rPr>
              <w:pPrChange w:id="431" w:author="Author" w:date="2026-05-20T00:25:00Z" w16du:dateUtc="2026-05-19T16:25:00Z">
                <w:pPr>
                  <w:spacing w:after="0" w:line="240" w:lineRule="auto"/>
                </w:pPr>
              </w:pPrChange>
            </w:pPr>
          </w:p>
        </w:tc>
        <w:tc>
          <w:tcPr>
            <w:tcW w:w="1258" w:type="dxa"/>
            <w:vAlign w:val="center"/>
            <w:tcPrChange w:id="432" w:author="Author" w:date="2026-05-20T00:25:00Z" w16du:dateUtc="2026-05-19T16:25:00Z">
              <w:tcPr>
                <w:tcW w:w="1474" w:type="dxa"/>
                <w:gridSpan w:val="3"/>
              </w:tcPr>
            </w:tcPrChange>
          </w:tcPr>
          <w:p w14:paraId="65CC0660" w14:textId="7C147F84" w:rsidR="000A07C5" w:rsidRPr="000A07C5" w:rsidRDefault="000A07C5" w:rsidP="003F52CD">
            <w:pPr>
              <w:spacing w:after="0" w:line="240" w:lineRule="auto"/>
              <w:jc w:val="center"/>
              <w:rPr>
                <w:rFonts w:ascii="Calibri" w:hAnsi="Calibri"/>
                <w:sz w:val="20"/>
              </w:rPr>
              <w:pPrChange w:id="433" w:author="Author" w:date="2026-05-20T00:25:00Z" w16du:dateUtc="2026-05-19T16:25:00Z">
                <w:pPr>
                  <w:spacing w:after="0" w:line="240" w:lineRule="auto"/>
                </w:pPr>
              </w:pPrChange>
            </w:pPr>
            <w:r w:rsidRPr="000A07C5">
              <w:rPr>
                <w:rFonts w:ascii="Calibri" w:hAnsi="Calibri"/>
                <w:sz w:val="20"/>
              </w:rPr>
              <w:t>Attack</w:t>
            </w:r>
          </w:p>
        </w:tc>
        <w:tc>
          <w:tcPr>
            <w:tcW w:w="1418" w:type="dxa"/>
            <w:vAlign w:val="center"/>
            <w:tcPrChange w:id="434" w:author="Author" w:date="2026-05-20T00:25:00Z" w16du:dateUtc="2026-05-19T16:25:00Z">
              <w:tcPr>
                <w:tcW w:w="1438" w:type="dxa"/>
                <w:gridSpan w:val="2"/>
              </w:tcPr>
            </w:tcPrChange>
          </w:tcPr>
          <w:p w14:paraId="5F1D90B3" w14:textId="3A9BC975" w:rsidR="000A07C5" w:rsidRPr="000A07C5" w:rsidRDefault="000A07C5" w:rsidP="003F52CD">
            <w:pPr>
              <w:spacing w:after="0" w:line="240" w:lineRule="auto"/>
              <w:jc w:val="center"/>
              <w:rPr>
                <w:rFonts w:ascii="Calibri" w:hAnsi="Calibri"/>
                <w:sz w:val="20"/>
              </w:rPr>
              <w:pPrChange w:id="435" w:author="Author" w:date="2026-05-20T00:25:00Z" w16du:dateUtc="2026-05-19T16:25:00Z">
                <w:pPr>
                  <w:spacing w:after="0" w:line="240" w:lineRule="auto"/>
                </w:pPr>
              </w:pPrChange>
            </w:pPr>
            <w:r w:rsidRPr="000A07C5">
              <w:rPr>
                <w:rFonts w:ascii="Calibri" w:hAnsi="Calibri"/>
                <w:sz w:val="20"/>
              </w:rPr>
              <w:t>Rusty Dagger (</w:t>
            </w:r>
            <w:proofErr w:type="spellStart"/>
            <w:r w:rsidRPr="00E66E47">
              <w:rPr>
                <w:rFonts w:ascii="宋体" w:eastAsia="宋体" w:hAnsi="宋体"/>
                <w:sz w:val="20"/>
                <w:rPrChange w:id="436" w:author="Author" w:date="2026-05-20T20:10:00Z" w16du:dateUtc="2026-05-20T12:10:00Z">
                  <w:rPr>
                    <w:rFonts w:ascii="Calibri" w:hAnsi="Calibri"/>
                    <w:sz w:val="20"/>
                  </w:rPr>
                </w:rPrChange>
              </w:rPr>
              <w:t>生</w:t>
            </w:r>
            <w:r w:rsidRPr="00E66E47">
              <w:rPr>
                <w:rFonts w:ascii="宋体" w:eastAsia="宋体" w:hAnsi="宋体" w:cs="微软雅黑" w:hint="eastAsia"/>
                <w:sz w:val="20"/>
                <w:rPrChange w:id="437" w:author="Author" w:date="2026-05-20T20:10:00Z" w16du:dateUtc="2026-05-20T12:10:00Z">
                  <w:rPr>
                    <w:rFonts w:ascii="微软雅黑" w:eastAsia="微软雅黑" w:hAnsi="微软雅黑" w:cs="微软雅黑" w:hint="eastAsia"/>
                    <w:sz w:val="20"/>
                  </w:rPr>
                </w:rPrChange>
              </w:rPr>
              <w:t>锈</w:t>
            </w:r>
            <w:r w:rsidRPr="00E66E47">
              <w:rPr>
                <w:rFonts w:ascii="宋体" w:eastAsia="宋体" w:hAnsi="宋体" w:hint="eastAsia"/>
                <w:sz w:val="20"/>
                <w:rPrChange w:id="438" w:author="Author" w:date="2026-05-20T20:10:00Z" w16du:dateUtc="2026-05-20T12:10:00Z">
                  <w:rPr>
                    <w:rFonts w:ascii="Calibri" w:hAnsi="Calibri" w:hint="eastAsia"/>
                    <w:sz w:val="20"/>
                  </w:rPr>
                </w:rPrChange>
              </w:rPr>
              <w:t>匕首</w:t>
            </w:r>
            <w:proofErr w:type="spellEnd"/>
            <w:r w:rsidRPr="000A07C5">
              <w:rPr>
                <w:rFonts w:ascii="Calibri" w:hAnsi="Calibri"/>
                <w:sz w:val="20"/>
              </w:rPr>
              <w:t>)</w:t>
            </w:r>
          </w:p>
        </w:tc>
        <w:tc>
          <w:tcPr>
            <w:tcW w:w="1842" w:type="dxa"/>
            <w:vAlign w:val="center"/>
            <w:tcPrChange w:id="439" w:author="Author" w:date="2026-05-20T00:25:00Z" w16du:dateUtc="2026-05-19T16:25:00Z">
              <w:tcPr>
                <w:tcW w:w="1663" w:type="dxa"/>
                <w:gridSpan w:val="2"/>
              </w:tcPr>
            </w:tcPrChange>
          </w:tcPr>
          <w:p w14:paraId="6C56E36C" w14:textId="30A9A706" w:rsidR="000A07C5" w:rsidRPr="000A07C5" w:rsidRDefault="000A07C5" w:rsidP="003F52CD">
            <w:pPr>
              <w:spacing w:after="0" w:line="240" w:lineRule="auto"/>
              <w:jc w:val="center"/>
              <w:rPr>
                <w:rFonts w:ascii="Calibri" w:hAnsi="Calibri" w:hint="eastAsia"/>
                <w:sz w:val="20"/>
              </w:rPr>
              <w:pPrChange w:id="440" w:author="Author" w:date="2026-05-20T00:24:00Z" w16du:dateUtc="2026-05-19T16:24:00Z">
                <w:pPr>
                  <w:spacing w:after="0" w:line="240" w:lineRule="auto"/>
                </w:pPr>
              </w:pPrChange>
            </w:pPr>
            <w:r w:rsidRPr="000A07C5">
              <w:rPr>
                <w:rFonts w:ascii="Calibri" w:hAnsi="Calibri"/>
                <w:sz w:val="20"/>
              </w:rPr>
              <w:t>Deal 6 damage (modified by Strength and Weak status; penetrates enemy armor first)</w:t>
            </w:r>
            <w:r w:rsidRPr="000A07C5">
              <w:rPr>
                <w:rFonts w:ascii="Calibri" w:hAnsi="Calibri" w:hint="eastAsia"/>
                <w:sz w:val="20"/>
              </w:rPr>
              <w:t>.</w:t>
            </w:r>
          </w:p>
        </w:tc>
        <w:tc>
          <w:tcPr>
            <w:tcW w:w="3396" w:type="dxa"/>
            <w:tcPrChange w:id="441" w:author="Author" w:date="2026-05-20T00:25:00Z" w16du:dateUtc="2026-05-19T16:25:00Z">
              <w:tcPr>
                <w:tcW w:w="3340" w:type="dxa"/>
              </w:tcPr>
            </w:tcPrChange>
          </w:tcPr>
          <w:p w14:paraId="08AE6645" w14:textId="07A2F4CA" w:rsidR="000A07C5" w:rsidRPr="000A07C5" w:rsidRDefault="000A07C5" w:rsidP="003F52CD">
            <w:pPr>
              <w:spacing w:after="0" w:line="240" w:lineRule="auto"/>
              <w:jc w:val="both"/>
              <w:rPr>
                <w:rFonts w:ascii="Calibri" w:hAnsi="Calibri"/>
                <w:sz w:val="20"/>
              </w:rPr>
              <w:pPrChange w:id="442" w:author="Author" w:date="2026-05-20T00:24:00Z" w16du:dateUtc="2026-05-19T16:24:00Z">
                <w:pPr>
                  <w:spacing w:after="0" w:line="240" w:lineRule="auto"/>
                </w:pPr>
              </w:pPrChange>
            </w:pPr>
            <w:r w:rsidRPr="000A07C5">
              <w:rPr>
                <w:rFonts w:ascii="Calibri" w:hAnsi="Calibri"/>
                <w:sz w:val="20"/>
              </w:rPr>
              <w:t>The baseline attack card and the primary damage source in the starter deck. Consistent and reliable across all game stages.</w:t>
            </w:r>
          </w:p>
        </w:tc>
      </w:tr>
      <w:tr w:rsidR="000A07C5" w:rsidRPr="00D87E9B" w14:paraId="67DEA5FC" w14:textId="2596237C" w:rsidTr="003F52CD">
        <w:tc>
          <w:tcPr>
            <w:tcW w:w="580" w:type="dxa"/>
            <w:vMerge/>
            <w:vAlign w:val="center"/>
            <w:tcPrChange w:id="443" w:author="Author" w:date="2026-05-20T00:25:00Z" w16du:dateUtc="2026-05-19T16:25:00Z">
              <w:tcPr>
                <w:tcW w:w="579" w:type="dxa"/>
                <w:vMerge/>
              </w:tcPr>
            </w:tcPrChange>
          </w:tcPr>
          <w:p w14:paraId="52B3281F" w14:textId="4B6370D5" w:rsidR="000A07C5" w:rsidRPr="000A07C5" w:rsidRDefault="000A07C5" w:rsidP="003F52CD">
            <w:pPr>
              <w:spacing w:after="0" w:line="240" w:lineRule="auto"/>
              <w:jc w:val="center"/>
              <w:rPr>
                <w:rFonts w:ascii="Calibri" w:hAnsi="Calibri" w:hint="eastAsia"/>
                <w:sz w:val="20"/>
              </w:rPr>
              <w:pPrChange w:id="444" w:author="Author" w:date="2026-05-20T00:25:00Z" w16du:dateUtc="2026-05-19T16:25:00Z">
                <w:pPr>
                  <w:spacing w:after="0" w:line="240" w:lineRule="auto"/>
                </w:pPr>
              </w:pPrChange>
            </w:pPr>
          </w:p>
        </w:tc>
        <w:tc>
          <w:tcPr>
            <w:tcW w:w="1258" w:type="dxa"/>
            <w:vAlign w:val="center"/>
            <w:tcPrChange w:id="445" w:author="Author" w:date="2026-05-20T00:25:00Z" w16du:dateUtc="2026-05-19T16:25:00Z">
              <w:tcPr>
                <w:tcW w:w="1474" w:type="dxa"/>
                <w:gridSpan w:val="3"/>
              </w:tcPr>
            </w:tcPrChange>
          </w:tcPr>
          <w:p w14:paraId="3E171FFA" w14:textId="229562DF" w:rsidR="000A07C5" w:rsidRPr="000A07C5" w:rsidRDefault="000A07C5" w:rsidP="003F52CD">
            <w:pPr>
              <w:spacing w:after="0" w:line="240" w:lineRule="auto"/>
              <w:jc w:val="center"/>
              <w:rPr>
                <w:rFonts w:ascii="Calibri" w:hAnsi="Calibri"/>
                <w:sz w:val="20"/>
              </w:rPr>
              <w:pPrChange w:id="446" w:author="Author" w:date="2026-05-20T00:25:00Z" w16du:dateUtc="2026-05-19T16:25:00Z">
                <w:pPr>
                  <w:spacing w:after="0" w:line="240" w:lineRule="auto"/>
                </w:pPr>
              </w:pPrChange>
            </w:pPr>
            <w:r w:rsidRPr="000A07C5">
              <w:rPr>
                <w:rFonts w:ascii="Calibri" w:hAnsi="Calibri"/>
                <w:sz w:val="20"/>
              </w:rPr>
              <w:t>Attack</w:t>
            </w:r>
          </w:p>
        </w:tc>
        <w:tc>
          <w:tcPr>
            <w:tcW w:w="1418" w:type="dxa"/>
            <w:vAlign w:val="center"/>
            <w:tcPrChange w:id="447" w:author="Author" w:date="2026-05-20T00:25:00Z" w16du:dateUtc="2026-05-19T16:25:00Z">
              <w:tcPr>
                <w:tcW w:w="1438" w:type="dxa"/>
                <w:gridSpan w:val="2"/>
              </w:tcPr>
            </w:tcPrChange>
          </w:tcPr>
          <w:p w14:paraId="1832972F" w14:textId="11779F2E" w:rsidR="000A07C5" w:rsidRPr="000A07C5" w:rsidRDefault="000A07C5" w:rsidP="003F52CD">
            <w:pPr>
              <w:spacing w:after="0" w:line="240" w:lineRule="auto"/>
              <w:jc w:val="center"/>
              <w:rPr>
                <w:rFonts w:ascii="Calibri" w:hAnsi="Calibri"/>
                <w:sz w:val="20"/>
              </w:rPr>
              <w:pPrChange w:id="448" w:author="Author" w:date="2026-05-20T00:25:00Z" w16du:dateUtc="2026-05-19T16:25:00Z">
                <w:pPr>
                  <w:spacing w:after="0" w:line="240" w:lineRule="auto"/>
                </w:pPr>
              </w:pPrChange>
            </w:pPr>
            <w:r w:rsidRPr="000A07C5">
              <w:rPr>
                <w:rFonts w:ascii="Calibri" w:hAnsi="Calibri"/>
                <w:sz w:val="20"/>
              </w:rPr>
              <w:t>Trigger Chain ×2 (</w:t>
            </w:r>
            <w:r w:rsidRPr="00E66E47">
              <w:rPr>
                <w:rFonts w:ascii="宋体" w:eastAsia="宋体" w:hAnsi="宋体"/>
                <w:sz w:val="20"/>
                <w:rPrChange w:id="449" w:author="Author" w:date="2026-05-20T20:10:00Z" w16du:dateUtc="2026-05-20T12:10:00Z">
                  <w:rPr>
                    <w:rFonts w:ascii="Calibri" w:hAnsi="Calibri"/>
                    <w:sz w:val="20"/>
                  </w:rPr>
                </w:rPrChange>
              </w:rPr>
              <w:t>触</w:t>
            </w:r>
            <w:r w:rsidRPr="00E66E47">
              <w:rPr>
                <w:rFonts w:ascii="宋体" w:eastAsia="宋体" w:hAnsi="宋体" w:cs="微软雅黑" w:hint="eastAsia"/>
                <w:sz w:val="20"/>
                <w:rPrChange w:id="450" w:author="Author" w:date="2026-05-20T20:10:00Z" w16du:dateUtc="2026-05-20T12:10:00Z">
                  <w:rPr>
                    <w:rFonts w:ascii="微软雅黑" w:eastAsia="微软雅黑" w:hAnsi="微软雅黑" w:cs="微软雅黑" w:hint="eastAsia"/>
                    <w:sz w:val="20"/>
                  </w:rPr>
                </w:rPrChange>
              </w:rPr>
              <w:t>发链</w:t>
            </w:r>
            <w:r w:rsidRPr="000A07C5">
              <w:rPr>
                <w:rFonts w:ascii="Calibri" w:hAnsi="Calibri"/>
                <w:sz w:val="20"/>
              </w:rPr>
              <w:t>×2)</w:t>
            </w:r>
          </w:p>
        </w:tc>
        <w:tc>
          <w:tcPr>
            <w:tcW w:w="1842" w:type="dxa"/>
            <w:vAlign w:val="center"/>
            <w:tcPrChange w:id="451" w:author="Author" w:date="2026-05-20T00:25:00Z" w16du:dateUtc="2026-05-19T16:25:00Z">
              <w:tcPr>
                <w:tcW w:w="1663" w:type="dxa"/>
                <w:gridSpan w:val="2"/>
              </w:tcPr>
            </w:tcPrChange>
          </w:tcPr>
          <w:p w14:paraId="58DD9256" w14:textId="242A921B" w:rsidR="000A07C5" w:rsidRPr="000A07C5" w:rsidRDefault="000A07C5" w:rsidP="003F52CD">
            <w:pPr>
              <w:spacing w:after="0" w:line="240" w:lineRule="auto"/>
              <w:jc w:val="center"/>
              <w:rPr>
                <w:rFonts w:ascii="Calibri" w:hAnsi="Calibri"/>
                <w:sz w:val="20"/>
              </w:rPr>
              <w:pPrChange w:id="452" w:author="Author" w:date="2026-05-20T00:24:00Z" w16du:dateUtc="2026-05-19T16:24:00Z">
                <w:pPr>
                  <w:spacing w:after="0" w:line="240" w:lineRule="auto"/>
                </w:pPr>
              </w:pPrChange>
            </w:pPr>
            <w:r w:rsidRPr="000A07C5">
              <w:rPr>
                <w:rFonts w:ascii="Calibri" w:hAnsi="Calibri"/>
                <w:sz w:val="20"/>
              </w:rPr>
              <w:t>Attack twice, dealing 4 damage per hit for a maximum of 8 total damage.</w:t>
            </w:r>
          </w:p>
        </w:tc>
        <w:tc>
          <w:tcPr>
            <w:tcW w:w="3396" w:type="dxa"/>
            <w:tcPrChange w:id="453" w:author="Author" w:date="2026-05-20T00:25:00Z" w16du:dateUtc="2026-05-19T16:25:00Z">
              <w:tcPr>
                <w:tcW w:w="3340" w:type="dxa"/>
              </w:tcPr>
            </w:tcPrChange>
          </w:tcPr>
          <w:p w14:paraId="0BDC0B4A" w14:textId="11A8838B" w:rsidR="000A07C5" w:rsidRPr="000A07C5" w:rsidRDefault="000A07C5" w:rsidP="003F52CD">
            <w:pPr>
              <w:spacing w:after="0" w:line="240" w:lineRule="auto"/>
              <w:jc w:val="both"/>
              <w:rPr>
                <w:rFonts w:ascii="Calibri" w:hAnsi="Calibri"/>
                <w:sz w:val="20"/>
              </w:rPr>
              <w:pPrChange w:id="454" w:author="Author" w:date="2026-05-20T00:24:00Z" w16du:dateUtc="2026-05-19T16:24:00Z">
                <w:pPr>
                  <w:spacing w:after="0" w:line="240" w:lineRule="auto"/>
                </w:pPr>
              </w:pPrChange>
            </w:pPr>
            <w:r w:rsidRPr="000A07C5">
              <w:rPr>
                <w:rFonts w:ascii="Calibri" w:hAnsi="Calibri"/>
                <w:sz w:val="20"/>
              </w:rPr>
              <w:t>A multi-hit card whose total damage ceiling exceeds Rusty Dagger, but each hit resolves against armor independently, reducing efficiency against heavily armored enemies.</w:t>
            </w:r>
          </w:p>
        </w:tc>
      </w:tr>
      <w:tr w:rsidR="000A07C5" w:rsidRPr="00D87E9B" w14:paraId="75E1FC8B" w14:textId="77777777" w:rsidTr="003F52CD">
        <w:tc>
          <w:tcPr>
            <w:tcW w:w="580" w:type="dxa"/>
            <w:vMerge/>
            <w:vAlign w:val="center"/>
            <w:tcPrChange w:id="455" w:author="Author" w:date="2026-05-20T00:25:00Z" w16du:dateUtc="2026-05-19T16:25:00Z">
              <w:tcPr>
                <w:tcW w:w="579" w:type="dxa"/>
                <w:vMerge/>
              </w:tcPr>
            </w:tcPrChange>
          </w:tcPr>
          <w:p w14:paraId="4572CF38" w14:textId="2283CD68" w:rsidR="000A07C5" w:rsidRPr="000A07C5" w:rsidDel="00D57560" w:rsidRDefault="000A07C5" w:rsidP="003F52CD">
            <w:pPr>
              <w:spacing w:after="0" w:line="240" w:lineRule="auto"/>
              <w:jc w:val="center"/>
              <w:rPr>
                <w:rFonts w:ascii="Calibri" w:hAnsi="Calibri"/>
                <w:sz w:val="20"/>
              </w:rPr>
              <w:pPrChange w:id="456" w:author="Author" w:date="2026-05-20T00:25:00Z" w16du:dateUtc="2026-05-19T16:25:00Z">
                <w:pPr>
                  <w:spacing w:after="0" w:line="240" w:lineRule="auto"/>
                </w:pPr>
              </w:pPrChange>
            </w:pPr>
          </w:p>
        </w:tc>
        <w:tc>
          <w:tcPr>
            <w:tcW w:w="1258" w:type="dxa"/>
            <w:vAlign w:val="center"/>
            <w:tcPrChange w:id="457" w:author="Author" w:date="2026-05-20T00:25:00Z" w16du:dateUtc="2026-05-19T16:25:00Z">
              <w:tcPr>
                <w:tcW w:w="1474" w:type="dxa"/>
                <w:gridSpan w:val="3"/>
              </w:tcPr>
            </w:tcPrChange>
          </w:tcPr>
          <w:p w14:paraId="6084717B" w14:textId="183F66A9" w:rsidR="000A07C5" w:rsidRPr="000A07C5" w:rsidRDefault="000A07C5" w:rsidP="003F52CD">
            <w:pPr>
              <w:spacing w:after="0" w:line="240" w:lineRule="auto"/>
              <w:jc w:val="center"/>
              <w:rPr>
                <w:rFonts w:ascii="Calibri" w:hAnsi="Calibri"/>
                <w:sz w:val="20"/>
              </w:rPr>
              <w:pPrChange w:id="458" w:author="Author" w:date="2026-05-20T00:25:00Z" w16du:dateUtc="2026-05-19T16:25:00Z">
                <w:pPr>
                  <w:spacing w:after="0" w:line="240" w:lineRule="auto"/>
                </w:pPr>
              </w:pPrChange>
            </w:pPr>
            <w:r w:rsidRPr="000A07C5">
              <w:rPr>
                <w:rFonts w:ascii="Calibri" w:hAnsi="Calibri" w:hint="eastAsia"/>
                <w:sz w:val="20"/>
              </w:rPr>
              <w:t>Attack</w:t>
            </w:r>
          </w:p>
        </w:tc>
        <w:tc>
          <w:tcPr>
            <w:tcW w:w="1418" w:type="dxa"/>
            <w:vAlign w:val="center"/>
            <w:tcPrChange w:id="459" w:author="Author" w:date="2026-05-20T00:25:00Z" w16du:dateUtc="2026-05-19T16:25:00Z">
              <w:tcPr>
                <w:tcW w:w="1438" w:type="dxa"/>
                <w:gridSpan w:val="2"/>
              </w:tcPr>
            </w:tcPrChange>
          </w:tcPr>
          <w:p w14:paraId="5402693A" w14:textId="53521B03" w:rsidR="000A07C5" w:rsidRPr="000A07C5" w:rsidRDefault="000A07C5" w:rsidP="003F52CD">
            <w:pPr>
              <w:spacing w:after="0" w:line="240" w:lineRule="auto"/>
              <w:jc w:val="center"/>
              <w:rPr>
                <w:rFonts w:ascii="Calibri" w:hAnsi="Calibri"/>
                <w:sz w:val="20"/>
              </w:rPr>
              <w:pPrChange w:id="460" w:author="Author" w:date="2026-05-20T00:25:00Z" w16du:dateUtc="2026-05-19T16:25:00Z">
                <w:pPr>
                  <w:spacing w:after="0" w:line="240" w:lineRule="auto"/>
                </w:pPr>
              </w:pPrChange>
            </w:pPr>
            <w:r w:rsidRPr="000A07C5">
              <w:rPr>
                <w:rFonts w:ascii="Calibri" w:hAnsi="Calibri"/>
                <w:sz w:val="20"/>
              </w:rPr>
              <w:t>Code Pollution (</w:t>
            </w:r>
            <w:proofErr w:type="spellStart"/>
            <w:r w:rsidRPr="00E66E47">
              <w:rPr>
                <w:rFonts w:ascii="宋体" w:eastAsia="宋体" w:hAnsi="宋体"/>
                <w:sz w:val="20"/>
                <w:rPrChange w:id="461" w:author="Author" w:date="2026-05-20T20:11:00Z" w16du:dateUtc="2026-05-20T12:11:00Z">
                  <w:rPr>
                    <w:rFonts w:ascii="Calibri" w:hAnsi="Calibri"/>
                    <w:sz w:val="20"/>
                  </w:rPr>
                </w:rPrChange>
              </w:rPr>
              <w:t>代</w:t>
            </w:r>
            <w:r w:rsidRPr="00E66E47">
              <w:rPr>
                <w:rFonts w:ascii="宋体" w:eastAsia="宋体" w:hAnsi="宋体" w:cs="微软雅黑" w:hint="eastAsia"/>
                <w:sz w:val="20"/>
                <w:rPrChange w:id="462" w:author="Author" w:date="2026-05-20T20:11:00Z" w16du:dateUtc="2026-05-20T12:11:00Z">
                  <w:rPr>
                    <w:rFonts w:ascii="微软雅黑" w:eastAsia="微软雅黑" w:hAnsi="微软雅黑" w:cs="微软雅黑" w:hint="eastAsia"/>
                    <w:sz w:val="20"/>
                  </w:rPr>
                </w:rPrChange>
              </w:rPr>
              <w:t>码污</w:t>
            </w:r>
            <w:r w:rsidRPr="00E66E47">
              <w:rPr>
                <w:rFonts w:ascii="宋体" w:eastAsia="宋体" w:hAnsi="宋体" w:hint="eastAsia"/>
                <w:sz w:val="20"/>
                <w:rPrChange w:id="463" w:author="Author" w:date="2026-05-20T20:11:00Z" w16du:dateUtc="2026-05-20T12:11:00Z">
                  <w:rPr>
                    <w:rFonts w:ascii="Calibri" w:hAnsi="Calibri" w:hint="eastAsia"/>
                    <w:sz w:val="20"/>
                  </w:rPr>
                </w:rPrChange>
              </w:rPr>
              <w:t>染</w:t>
            </w:r>
            <w:proofErr w:type="spellEnd"/>
            <w:r w:rsidRPr="000A07C5">
              <w:rPr>
                <w:rFonts w:ascii="Calibri" w:hAnsi="Calibri"/>
                <w:sz w:val="20"/>
              </w:rPr>
              <w:t>)</w:t>
            </w:r>
          </w:p>
        </w:tc>
        <w:tc>
          <w:tcPr>
            <w:tcW w:w="1842" w:type="dxa"/>
            <w:vAlign w:val="center"/>
            <w:tcPrChange w:id="464" w:author="Author" w:date="2026-05-20T00:25:00Z" w16du:dateUtc="2026-05-19T16:25:00Z">
              <w:tcPr>
                <w:tcW w:w="1663" w:type="dxa"/>
                <w:gridSpan w:val="2"/>
              </w:tcPr>
            </w:tcPrChange>
          </w:tcPr>
          <w:p w14:paraId="7B8BC556" w14:textId="0FE33615" w:rsidR="000A07C5" w:rsidRPr="000A07C5" w:rsidRDefault="000A07C5" w:rsidP="003F52CD">
            <w:pPr>
              <w:spacing w:after="0" w:line="240" w:lineRule="auto"/>
              <w:jc w:val="center"/>
              <w:rPr>
                <w:rFonts w:ascii="Calibri" w:hAnsi="Calibri"/>
                <w:sz w:val="20"/>
              </w:rPr>
              <w:pPrChange w:id="465" w:author="Author" w:date="2026-05-20T00:24:00Z" w16du:dateUtc="2026-05-19T16:24:00Z">
                <w:pPr>
                  <w:spacing w:after="0" w:line="240" w:lineRule="auto"/>
                </w:pPr>
              </w:pPrChange>
            </w:pPr>
            <w:r w:rsidRPr="000A07C5">
              <w:rPr>
                <w:rFonts w:ascii="Calibri" w:hAnsi="Calibri"/>
                <w:sz w:val="20"/>
              </w:rPr>
              <w:t>Deal 5 damage.</w:t>
            </w:r>
          </w:p>
        </w:tc>
        <w:tc>
          <w:tcPr>
            <w:tcW w:w="3396" w:type="dxa"/>
            <w:tcPrChange w:id="466" w:author="Author" w:date="2026-05-20T00:25:00Z" w16du:dateUtc="2026-05-19T16:25:00Z">
              <w:tcPr>
                <w:tcW w:w="3340" w:type="dxa"/>
              </w:tcPr>
            </w:tcPrChange>
          </w:tcPr>
          <w:p w14:paraId="3C1E6A54" w14:textId="1A9E7E00" w:rsidR="000A07C5" w:rsidRPr="000A07C5" w:rsidRDefault="000A07C5" w:rsidP="003F52CD">
            <w:pPr>
              <w:spacing w:after="0" w:line="240" w:lineRule="auto"/>
              <w:jc w:val="both"/>
              <w:rPr>
                <w:rFonts w:ascii="Calibri" w:hAnsi="Calibri"/>
                <w:sz w:val="20"/>
              </w:rPr>
              <w:pPrChange w:id="467" w:author="Author" w:date="2026-05-20T00:24:00Z" w16du:dateUtc="2026-05-19T16:24:00Z">
                <w:pPr>
                  <w:spacing w:after="0" w:line="240" w:lineRule="auto"/>
                </w:pPr>
              </w:pPrChange>
            </w:pPr>
            <w:r w:rsidRPr="000A07C5">
              <w:rPr>
                <w:rFonts w:ascii="Calibri" w:hAnsi="Calibri"/>
                <w:sz w:val="20"/>
              </w:rPr>
              <w:t>A cost-1 attack card that deals slightly less damage than Rusty Dagger (5 vs. 6) at the same energy cost, placing it in a marginally weaker position within the starter deck.</w:t>
            </w:r>
          </w:p>
        </w:tc>
      </w:tr>
    </w:tbl>
    <w:p w14:paraId="463275B9" w14:textId="77777777" w:rsidR="00E66E47" w:rsidRDefault="00E66E47" w:rsidP="003C5103">
      <w:pPr>
        <w:spacing w:before="200" w:after="40"/>
        <w:rPr>
          <w:ins w:id="468" w:author="Author" w:date="2026-05-20T20:11:00Z" w16du:dateUtc="2026-05-20T12:11:00Z"/>
          <w:rFonts w:asciiTheme="majorHAnsi" w:eastAsia="宋体" w:hAnsiTheme="majorHAnsi" w:cstheme="majorHAnsi"/>
          <w:bCs/>
          <w:sz w:val="20"/>
          <w:szCs w:val="20"/>
          <w:lang w:eastAsia="zh-CN"/>
        </w:rPr>
      </w:pPr>
    </w:p>
    <w:p w14:paraId="2BDDFBFE" w14:textId="27C185B0" w:rsidR="003C5103" w:rsidRPr="00C43270" w:rsidRDefault="000C78BB" w:rsidP="003C5103">
      <w:pPr>
        <w:spacing w:before="200" w:after="40"/>
        <w:rPr>
          <w:ins w:id="469" w:author="Author" w:date="2026-05-20T20:03:00Z" w16du:dateUtc="2026-05-20T12:03:00Z"/>
          <w:rFonts w:asciiTheme="majorHAnsi" w:eastAsia="宋体" w:hAnsiTheme="majorHAnsi" w:cstheme="majorHAnsi" w:hint="eastAsia"/>
          <w:bCs/>
          <w:sz w:val="20"/>
          <w:szCs w:val="20"/>
          <w:lang w:eastAsia="zh-CN"/>
        </w:rPr>
      </w:pPr>
      <w:ins w:id="470" w:author="Author" w:date="2026-05-20T20:03:00Z" w16du:dateUtc="2026-05-20T12:03:00Z">
        <w:r>
          <w:rPr>
            <w:rFonts w:asciiTheme="majorHAnsi" w:eastAsia="宋体" w:hAnsiTheme="majorHAnsi" w:cstheme="majorHAnsi" w:hint="eastAsia"/>
            <w:bCs/>
            <w:sz w:val="20"/>
            <w:szCs w:val="20"/>
            <w:lang w:eastAsia="zh-CN"/>
          </w:rPr>
          <w:lastRenderedPageBreak/>
          <w:t xml:space="preserve">Continued </w:t>
        </w:r>
        <w:r w:rsidR="003C5103" w:rsidRPr="00C43270">
          <w:rPr>
            <w:rFonts w:asciiTheme="majorHAnsi" w:hAnsiTheme="majorHAnsi" w:cstheme="majorHAnsi"/>
            <w:bCs/>
            <w:sz w:val="20"/>
            <w:szCs w:val="20"/>
          </w:rPr>
          <w:t xml:space="preserve">Table </w:t>
        </w:r>
        <w:r w:rsidR="003C5103" w:rsidRPr="00C43270">
          <w:rPr>
            <w:rFonts w:asciiTheme="majorHAnsi" w:hAnsiTheme="majorHAnsi" w:cstheme="majorHAnsi"/>
            <w:bCs/>
            <w:sz w:val="20"/>
            <w:szCs w:val="20"/>
          </w:rPr>
          <w:fldChar w:fldCharType="begin"/>
        </w:r>
        <w:r w:rsidR="003C5103" w:rsidRPr="00C43270">
          <w:rPr>
            <w:rFonts w:asciiTheme="majorHAnsi" w:hAnsiTheme="majorHAnsi" w:cstheme="majorHAnsi"/>
            <w:bCs/>
            <w:sz w:val="20"/>
            <w:szCs w:val="20"/>
          </w:rPr>
          <w:instrText xml:space="preserve"> SEQ Table \* ARABIC </w:instrText>
        </w:r>
        <w:r w:rsidR="003C5103" w:rsidRPr="00C43270">
          <w:rPr>
            <w:rFonts w:asciiTheme="majorHAnsi" w:hAnsiTheme="majorHAnsi" w:cstheme="majorHAnsi"/>
            <w:bCs/>
            <w:sz w:val="20"/>
            <w:szCs w:val="20"/>
          </w:rPr>
          <w:fldChar w:fldCharType="separate"/>
        </w:r>
        <w:r w:rsidR="003C5103">
          <w:rPr>
            <w:rFonts w:asciiTheme="majorHAnsi" w:hAnsiTheme="majorHAnsi" w:cstheme="majorHAnsi"/>
            <w:bCs/>
            <w:noProof/>
            <w:sz w:val="20"/>
            <w:szCs w:val="20"/>
          </w:rPr>
          <w:t>2</w:t>
        </w:r>
        <w:r w:rsidR="003C5103" w:rsidRPr="00C43270">
          <w:rPr>
            <w:rFonts w:asciiTheme="majorHAnsi" w:hAnsiTheme="majorHAnsi" w:cstheme="majorHAnsi"/>
            <w:bCs/>
            <w:sz w:val="20"/>
            <w:szCs w:val="20"/>
          </w:rPr>
          <w:fldChar w:fldCharType="end"/>
        </w:r>
        <w:r w:rsidR="003C5103">
          <w:rPr>
            <w:rFonts w:asciiTheme="majorHAnsi" w:eastAsia="宋体" w:hAnsiTheme="majorHAnsi" w:cstheme="majorHAnsi" w:hint="eastAsia"/>
            <w:bCs/>
            <w:sz w:val="20"/>
            <w:szCs w:val="20"/>
            <w:lang w:eastAsia="zh-CN"/>
          </w:rPr>
          <w:t>.  D</w:t>
        </w:r>
        <w:r w:rsidR="003C5103" w:rsidRPr="00F22048">
          <w:rPr>
            <w:rFonts w:asciiTheme="majorHAnsi" w:eastAsia="宋体" w:hAnsiTheme="majorHAnsi" w:cstheme="majorHAnsi"/>
            <w:bCs/>
            <w:sz w:val="20"/>
            <w:szCs w:val="20"/>
            <w:lang w:eastAsia="zh-CN"/>
          </w:rPr>
          <w:t>eck Composition</w:t>
        </w:r>
      </w:ins>
    </w:p>
    <w:tbl>
      <w:tblPr>
        <w:tblStyle w:val="af4"/>
        <w:tblW w:w="0" w:type="auto"/>
        <w:tblLayout w:type="fixed"/>
        <w:tblLook w:val="04A0" w:firstRow="1" w:lastRow="0" w:firstColumn="1" w:lastColumn="0" w:noHBand="0" w:noVBand="1"/>
        <w:tblPrChange w:id="471" w:author="Author" w:date="2026-05-20T19:59:00Z" w16du:dateUtc="2026-05-20T11:59:00Z">
          <w:tblPr>
            <w:tblStyle w:val="af4"/>
            <w:tblW w:w="0" w:type="auto"/>
            <w:tblLayout w:type="fixed"/>
            <w:tblLook w:val="04A0" w:firstRow="1" w:lastRow="0" w:firstColumn="1" w:lastColumn="0" w:noHBand="0" w:noVBand="1"/>
          </w:tblPr>
        </w:tblPrChange>
      </w:tblPr>
      <w:tblGrid>
        <w:gridCol w:w="580"/>
        <w:gridCol w:w="1258"/>
        <w:gridCol w:w="1418"/>
        <w:gridCol w:w="1842"/>
        <w:gridCol w:w="3396"/>
        <w:tblGridChange w:id="472">
          <w:tblGrid>
            <w:gridCol w:w="579"/>
            <w:gridCol w:w="1"/>
            <w:gridCol w:w="1258"/>
            <w:gridCol w:w="427"/>
            <w:gridCol w:w="991"/>
            <w:gridCol w:w="435"/>
            <w:gridCol w:w="1407"/>
            <w:gridCol w:w="220"/>
            <w:gridCol w:w="3176"/>
          </w:tblGrid>
        </w:tblGridChange>
      </w:tblGrid>
      <w:tr w:rsidR="003C5103" w:rsidRPr="00D87E9B" w14:paraId="66B90670" w14:textId="77777777" w:rsidTr="003C5103">
        <w:trPr>
          <w:ins w:id="473" w:author="Author" w:date="2026-05-20T19:59:00Z" w16du:dateUtc="2026-05-20T11:59:00Z"/>
        </w:trPr>
        <w:tc>
          <w:tcPr>
            <w:tcW w:w="580" w:type="dxa"/>
            <w:shd w:val="clear" w:color="auto" w:fill="DBE5F1" w:themeFill="accent1" w:themeFillTint="33"/>
            <w:vAlign w:val="center"/>
            <w:tcPrChange w:id="474" w:author="Author" w:date="2026-05-20T19:59:00Z" w16du:dateUtc="2026-05-20T11:59:00Z">
              <w:tcPr>
                <w:tcW w:w="580" w:type="dxa"/>
                <w:gridSpan w:val="2"/>
                <w:vAlign w:val="center"/>
              </w:tcPr>
            </w:tcPrChange>
          </w:tcPr>
          <w:p w14:paraId="03AD198F" w14:textId="672B40E6" w:rsidR="003C5103" w:rsidRPr="003C5103" w:rsidRDefault="003C5103" w:rsidP="003C5103">
            <w:pPr>
              <w:spacing w:after="0" w:line="240" w:lineRule="auto"/>
              <w:jc w:val="center"/>
              <w:rPr>
                <w:ins w:id="475" w:author="Author" w:date="2026-05-20T19:59:00Z" w16du:dateUtc="2026-05-20T11:59:00Z"/>
                <w:rFonts w:ascii="Calibri" w:hAnsi="Calibri" w:hint="eastAsia"/>
                <w:b/>
                <w:sz w:val="20"/>
                <w:rPrChange w:id="476" w:author="Author" w:date="2026-05-20T19:59:00Z" w16du:dateUtc="2026-05-20T11:59:00Z">
                  <w:rPr>
                    <w:ins w:id="477" w:author="Author" w:date="2026-05-20T19:59:00Z" w16du:dateUtc="2026-05-20T11:59:00Z"/>
                    <w:rFonts w:ascii="Calibri" w:eastAsia="宋体" w:hAnsi="Calibri" w:hint="eastAsia"/>
                    <w:sz w:val="20"/>
                    <w:lang w:eastAsia="zh-CN"/>
                  </w:rPr>
                </w:rPrChange>
              </w:rPr>
            </w:pPr>
            <w:ins w:id="478" w:author="Author" w:date="2026-05-20T19:59:00Z" w16du:dateUtc="2026-05-20T11:59:00Z">
              <w:r w:rsidRPr="000A07C5">
                <w:rPr>
                  <w:rFonts w:ascii="Calibri" w:hAnsi="Calibri"/>
                  <w:b/>
                  <w:sz w:val="20"/>
                </w:rPr>
                <w:t>Cost</w:t>
              </w:r>
            </w:ins>
          </w:p>
        </w:tc>
        <w:tc>
          <w:tcPr>
            <w:tcW w:w="1258" w:type="dxa"/>
            <w:shd w:val="clear" w:color="auto" w:fill="DBE5F1" w:themeFill="accent1" w:themeFillTint="33"/>
            <w:vAlign w:val="center"/>
            <w:tcPrChange w:id="479" w:author="Author" w:date="2026-05-20T19:59:00Z" w16du:dateUtc="2026-05-20T11:59:00Z">
              <w:tcPr>
                <w:tcW w:w="1258" w:type="dxa"/>
                <w:vAlign w:val="center"/>
              </w:tcPr>
            </w:tcPrChange>
          </w:tcPr>
          <w:p w14:paraId="22BA35C1" w14:textId="01659E6F" w:rsidR="003C5103" w:rsidRPr="003C5103" w:rsidRDefault="003C5103" w:rsidP="003C5103">
            <w:pPr>
              <w:spacing w:after="0" w:line="240" w:lineRule="auto"/>
              <w:jc w:val="center"/>
              <w:rPr>
                <w:ins w:id="480" w:author="Author" w:date="2026-05-20T19:59:00Z" w16du:dateUtc="2026-05-20T11:59:00Z"/>
                <w:rFonts w:ascii="Calibri" w:hAnsi="Calibri" w:hint="eastAsia"/>
                <w:b/>
                <w:sz w:val="20"/>
                <w:rPrChange w:id="481" w:author="Author" w:date="2026-05-20T19:59:00Z" w16du:dateUtc="2026-05-20T11:59:00Z">
                  <w:rPr>
                    <w:ins w:id="482" w:author="Author" w:date="2026-05-20T19:59:00Z" w16du:dateUtc="2026-05-20T11:59:00Z"/>
                    <w:rFonts w:ascii="Calibri" w:hAnsi="Calibri" w:hint="eastAsia"/>
                    <w:sz w:val="20"/>
                  </w:rPr>
                </w:rPrChange>
              </w:rPr>
            </w:pPr>
            <w:ins w:id="483" w:author="Author" w:date="2026-05-20T19:59:00Z" w16du:dateUtc="2026-05-20T11:59:00Z">
              <w:r w:rsidRPr="003C5103">
                <w:rPr>
                  <w:rFonts w:ascii="Calibri" w:hAnsi="Calibri" w:hint="eastAsia"/>
                  <w:b/>
                  <w:sz w:val="20"/>
                  <w:rPrChange w:id="484" w:author="Author" w:date="2026-05-20T19:59:00Z" w16du:dateUtc="2026-05-20T11:59:00Z">
                    <w:rPr>
                      <w:rFonts w:ascii="Calibri" w:eastAsia="宋体" w:hAnsi="Calibri" w:hint="eastAsia"/>
                      <w:b/>
                      <w:sz w:val="20"/>
                      <w:lang w:eastAsia="zh-CN"/>
                    </w:rPr>
                  </w:rPrChange>
                </w:rPr>
                <w:t>Type</w:t>
              </w:r>
            </w:ins>
          </w:p>
        </w:tc>
        <w:tc>
          <w:tcPr>
            <w:tcW w:w="1418" w:type="dxa"/>
            <w:shd w:val="clear" w:color="auto" w:fill="DBE5F1" w:themeFill="accent1" w:themeFillTint="33"/>
            <w:vAlign w:val="center"/>
            <w:tcPrChange w:id="485" w:author="Author" w:date="2026-05-20T19:59:00Z" w16du:dateUtc="2026-05-20T11:59:00Z">
              <w:tcPr>
                <w:tcW w:w="1418" w:type="dxa"/>
                <w:gridSpan w:val="2"/>
                <w:vAlign w:val="center"/>
              </w:tcPr>
            </w:tcPrChange>
          </w:tcPr>
          <w:p w14:paraId="5CACE66F" w14:textId="327BCADD" w:rsidR="003C5103" w:rsidRPr="003C5103" w:rsidRDefault="003C5103" w:rsidP="003C5103">
            <w:pPr>
              <w:spacing w:after="0" w:line="240" w:lineRule="auto"/>
              <w:jc w:val="center"/>
              <w:rPr>
                <w:ins w:id="486" w:author="Author" w:date="2026-05-20T19:59:00Z" w16du:dateUtc="2026-05-20T11:59:00Z"/>
                <w:rFonts w:ascii="Calibri" w:hAnsi="Calibri"/>
                <w:b/>
                <w:sz w:val="20"/>
                <w:rPrChange w:id="487" w:author="Author" w:date="2026-05-20T19:59:00Z" w16du:dateUtc="2026-05-20T11:59:00Z">
                  <w:rPr>
                    <w:ins w:id="488" w:author="Author" w:date="2026-05-20T19:59:00Z" w16du:dateUtc="2026-05-20T11:59:00Z"/>
                    <w:rFonts w:ascii="Calibri" w:hAnsi="Calibri"/>
                    <w:sz w:val="20"/>
                  </w:rPr>
                </w:rPrChange>
              </w:rPr>
            </w:pPr>
            <w:ins w:id="489" w:author="Author" w:date="2026-05-20T19:59:00Z" w16du:dateUtc="2026-05-20T11:59:00Z">
              <w:r w:rsidRPr="003C5103">
                <w:rPr>
                  <w:rFonts w:ascii="Calibri" w:hAnsi="Calibri" w:hint="eastAsia"/>
                  <w:b/>
                  <w:sz w:val="20"/>
                  <w:rPrChange w:id="490" w:author="Author" w:date="2026-05-20T19:59:00Z" w16du:dateUtc="2026-05-20T11:59:00Z">
                    <w:rPr>
                      <w:rFonts w:ascii="Calibri" w:eastAsia="宋体" w:hAnsi="Calibri" w:hint="eastAsia"/>
                      <w:b/>
                      <w:sz w:val="20"/>
                      <w:lang w:eastAsia="zh-CN"/>
                    </w:rPr>
                  </w:rPrChange>
                </w:rPr>
                <w:t>C</w:t>
              </w:r>
              <w:r w:rsidRPr="000A07C5">
                <w:rPr>
                  <w:rFonts w:ascii="Calibri" w:hAnsi="Calibri"/>
                  <w:b/>
                  <w:sz w:val="20"/>
                </w:rPr>
                <w:t>ards</w:t>
              </w:r>
              <w:r w:rsidRPr="003C5103">
                <w:rPr>
                  <w:rFonts w:ascii="Calibri" w:hAnsi="Calibri" w:hint="eastAsia"/>
                  <w:b/>
                  <w:sz w:val="20"/>
                  <w:rPrChange w:id="491" w:author="Author" w:date="2026-05-20T19:59:00Z" w16du:dateUtc="2026-05-20T11:59:00Z">
                    <w:rPr>
                      <w:rFonts w:ascii="Calibri" w:eastAsia="宋体" w:hAnsi="Calibri" w:hint="eastAsia"/>
                      <w:b/>
                      <w:sz w:val="20"/>
                      <w:lang w:eastAsia="zh-CN"/>
                    </w:rPr>
                  </w:rPrChange>
                </w:rPr>
                <w:t xml:space="preserve"> Name</w:t>
              </w:r>
            </w:ins>
          </w:p>
        </w:tc>
        <w:tc>
          <w:tcPr>
            <w:tcW w:w="1842" w:type="dxa"/>
            <w:shd w:val="clear" w:color="auto" w:fill="DBE5F1" w:themeFill="accent1" w:themeFillTint="33"/>
            <w:vAlign w:val="center"/>
            <w:tcPrChange w:id="492" w:author="Author" w:date="2026-05-20T19:59:00Z" w16du:dateUtc="2026-05-20T11:59:00Z">
              <w:tcPr>
                <w:tcW w:w="1842" w:type="dxa"/>
                <w:gridSpan w:val="2"/>
                <w:vAlign w:val="center"/>
              </w:tcPr>
            </w:tcPrChange>
          </w:tcPr>
          <w:p w14:paraId="70110870" w14:textId="52223F26" w:rsidR="003C5103" w:rsidRPr="003C5103" w:rsidRDefault="003C5103" w:rsidP="003C5103">
            <w:pPr>
              <w:spacing w:after="0" w:line="240" w:lineRule="auto"/>
              <w:jc w:val="center"/>
              <w:rPr>
                <w:ins w:id="493" w:author="Author" w:date="2026-05-20T19:59:00Z" w16du:dateUtc="2026-05-20T11:59:00Z"/>
                <w:rFonts w:ascii="Calibri" w:hAnsi="Calibri"/>
                <w:b/>
                <w:sz w:val="20"/>
                <w:rPrChange w:id="494" w:author="Author" w:date="2026-05-20T19:59:00Z" w16du:dateUtc="2026-05-20T11:59:00Z">
                  <w:rPr>
                    <w:ins w:id="495" w:author="Author" w:date="2026-05-20T19:59:00Z" w16du:dateUtc="2026-05-20T11:59:00Z"/>
                    <w:rFonts w:ascii="Calibri" w:hAnsi="Calibri"/>
                    <w:sz w:val="20"/>
                  </w:rPr>
                </w:rPrChange>
              </w:rPr>
            </w:pPr>
            <w:ins w:id="496" w:author="Author" w:date="2026-05-20T19:59:00Z" w16du:dateUtc="2026-05-20T11:59:00Z">
              <w:r w:rsidRPr="003C5103">
                <w:rPr>
                  <w:rFonts w:ascii="Calibri" w:hAnsi="Calibri" w:hint="eastAsia"/>
                  <w:b/>
                  <w:sz w:val="20"/>
                  <w:rPrChange w:id="497" w:author="Author" w:date="2026-05-20T19:59:00Z" w16du:dateUtc="2026-05-20T11:59:00Z">
                    <w:rPr>
                      <w:rFonts w:ascii="Calibri" w:eastAsia="宋体" w:hAnsi="Calibri" w:hint="eastAsia"/>
                      <w:b/>
                      <w:sz w:val="20"/>
                      <w:lang w:eastAsia="zh-CN"/>
                    </w:rPr>
                  </w:rPrChange>
                </w:rPr>
                <w:t>Effect</w:t>
              </w:r>
            </w:ins>
          </w:p>
        </w:tc>
        <w:tc>
          <w:tcPr>
            <w:tcW w:w="3396" w:type="dxa"/>
            <w:shd w:val="clear" w:color="auto" w:fill="DBE5F1" w:themeFill="accent1" w:themeFillTint="33"/>
            <w:vAlign w:val="center"/>
            <w:tcPrChange w:id="498" w:author="Author" w:date="2026-05-20T19:59:00Z" w16du:dateUtc="2026-05-20T11:59:00Z">
              <w:tcPr>
                <w:tcW w:w="3396" w:type="dxa"/>
                <w:gridSpan w:val="2"/>
              </w:tcPr>
            </w:tcPrChange>
          </w:tcPr>
          <w:p w14:paraId="587DA1E7" w14:textId="06DD895C" w:rsidR="003C5103" w:rsidRPr="003C5103" w:rsidRDefault="003C5103" w:rsidP="003C5103">
            <w:pPr>
              <w:spacing w:after="0" w:line="240" w:lineRule="auto"/>
              <w:jc w:val="center"/>
              <w:rPr>
                <w:ins w:id="499" w:author="Author" w:date="2026-05-20T19:59:00Z" w16du:dateUtc="2026-05-20T11:59:00Z"/>
                <w:rFonts w:ascii="Calibri" w:hAnsi="Calibri"/>
                <w:b/>
                <w:sz w:val="20"/>
                <w:rPrChange w:id="500" w:author="Author" w:date="2026-05-20T19:59:00Z" w16du:dateUtc="2026-05-20T11:59:00Z">
                  <w:rPr>
                    <w:ins w:id="501" w:author="Author" w:date="2026-05-20T19:59:00Z" w16du:dateUtc="2026-05-20T11:59:00Z"/>
                    <w:rFonts w:ascii="Calibri" w:hAnsi="Calibri"/>
                    <w:sz w:val="20"/>
                  </w:rPr>
                </w:rPrChange>
              </w:rPr>
              <w:pPrChange w:id="502" w:author="Author" w:date="2026-05-20T19:59:00Z" w16du:dateUtc="2026-05-20T11:59:00Z">
                <w:pPr>
                  <w:spacing w:after="0" w:line="240" w:lineRule="auto"/>
                  <w:jc w:val="both"/>
                </w:pPr>
              </w:pPrChange>
            </w:pPr>
            <w:ins w:id="503" w:author="Author" w:date="2026-05-20T19:59:00Z" w16du:dateUtc="2026-05-20T11:59:00Z">
              <w:r w:rsidRPr="003C5103">
                <w:rPr>
                  <w:rFonts w:ascii="Calibri" w:hAnsi="Calibri" w:hint="eastAsia"/>
                  <w:b/>
                  <w:sz w:val="20"/>
                  <w:rPrChange w:id="504" w:author="Author" w:date="2026-05-20T19:59:00Z" w16du:dateUtc="2026-05-20T11:59:00Z">
                    <w:rPr>
                      <w:rFonts w:ascii="Calibri" w:eastAsia="宋体" w:hAnsi="Calibri" w:hint="eastAsia"/>
                      <w:b/>
                      <w:sz w:val="20"/>
                      <w:lang w:eastAsia="zh-CN"/>
                    </w:rPr>
                  </w:rPrChange>
                </w:rPr>
                <w:t>Description</w:t>
              </w:r>
            </w:ins>
          </w:p>
        </w:tc>
      </w:tr>
      <w:tr w:rsidR="003C5103" w:rsidRPr="00D87E9B" w14:paraId="79430D10" w14:textId="13A9D50D" w:rsidTr="003F52CD">
        <w:tc>
          <w:tcPr>
            <w:tcW w:w="580" w:type="dxa"/>
            <w:vMerge w:val="restart"/>
            <w:vAlign w:val="center"/>
          </w:tcPr>
          <w:p w14:paraId="6392B26D" w14:textId="5DB401A6" w:rsidR="003C5103" w:rsidRPr="003C5103" w:rsidRDefault="003C5103" w:rsidP="003C5103">
            <w:pPr>
              <w:spacing w:after="0" w:line="240" w:lineRule="auto"/>
              <w:jc w:val="center"/>
              <w:rPr>
                <w:rFonts w:ascii="Calibri" w:eastAsia="宋体" w:hAnsi="Calibri" w:hint="eastAsia"/>
                <w:sz w:val="20"/>
                <w:lang w:eastAsia="zh-CN"/>
                <w:rPrChange w:id="505" w:author="Author" w:date="2026-05-20T19:59:00Z" w16du:dateUtc="2026-05-20T11:59:00Z">
                  <w:rPr>
                    <w:rFonts w:ascii="Calibri" w:hAnsi="Calibri" w:hint="eastAsia"/>
                    <w:sz w:val="20"/>
                  </w:rPr>
                </w:rPrChange>
              </w:rPr>
              <w:pPrChange w:id="506" w:author="Author" w:date="2026-05-20T00:25:00Z" w16du:dateUtc="2026-05-19T16:25:00Z">
                <w:pPr>
                  <w:spacing w:after="0" w:line="240" w:lineRule="auto"/>
                </w:pPr>
              </w:pPrChange>
            </w:pPr>
            <w:ins w:id="507" w:author="Author" w:date="2026-05-20T19:59:00Z" w16du:dateUtc="2026-05-20T11:59:00Z">
              <w:r>
                <w:rPr>
                  <w:rFonts w:ascii="Calibri" w:eastAsia="宋体" w:hAnsi="Calibri" w:hint="eastAsia"/>
                  <w:sz w:val="20"/>
                  <w:lang w:eastAsia="zh-CN"/>
                </w:rPr>
                <w:t>1</w:t>
              </w:r>
            </w:ins>
          </w:p>
        </w:tc>
        <w:tc>
          <w:tcPr>
            <w:tcW w:w="1258" w:type="dxa"/>
            <w:vAlign w:val="center"/>
          </w:tcPr>
          <w:p w14:paraId="0DD3DF6F" w14:textId="4D946A5C" w:rsidR="003C5103" w:rsidRPr="000A07C5" w:rsidRDefault="003C5103" w:rsidP="003C5103">
            <w:pPr>
              <w:spacing w:after="0" w:line="240" w:lineRule="auto"/>
              <w:jc w:val="center"/>
              <w:rPr>
                <w:rFonts w:ascii="Calibri" w:hAnsi="Calibri" w:hint="eastAsia"/>
                <w:sz w:val="20"/>
              </w:rPr>
              <w:pPrChange w:id="508" w:author="Author" w:date="2026-05-20T00:25:00Z" w16du:dateUtc="2026-05-19T16:25:00Z">
                <w:pPr>
                  <w:spacing w:after="0" w:line="240" w:lineRule="auto"/>
                </w:pPr>
              </w:pPrChange>
            </w:pPr>
            <w:r w:rsidRPr="000A07C5">
              <w:rPr>
                <w:rFonts w:ascii="Calibri" w:hAnsi="Calibri" w:hint="eastAsia"/>
                <w:sz w:val="20"/>
              </w:rPr>
              <w:t>Skill</w:t>
            </w:r>
          </w:p>
        </w:tc>
        <w:tc>
          <w:tcPr>
            <w:tcW w:w="1418" w:type="dxa"/>
            <w:vAlign w:val="center"/>
          </w:tcPr>
          <w:p w14:paraId="142F6504" w14:textId="25E4DAAE" w:rsidR="003C5103" w:rsidRPr="000A07C5" w:rsidRDefault="003C5103" w:rsidP="003C5103">
            <w:pPr>
              <w:spacing w:after="0" w:line="240" w:lineRule="auto"/>
              <w:jc w:val="center"/>
              <w:rPr>
                <w:rFonts w:ascii="Calibri" w:hAnsi="Calibri"/>
                <w:sz w:val="20"/>
              </w:rPr>
              <w:pPrChange w:id="509" w:author="Author" w:date="2026-05-20T00:25:00Z" w16du:dateUtc="2026-05-19T16:25:00Z">
                <w:pPr>
                  <w:spacing w:after="0" w:line="240" w:lineRule="auto"/>
                </w:pPr>
              </w:pPrChange>
            </w:pPr>
            <w:r w:rsidRPr="000A07C5">
              <w:rPr>
                <w:rFonts w:ascii="Calibri" w:hAnsi="Calibri"/>
                <w:sz w:val="20"/>
              </w:rPr>
              <w:t>Ionic Shield (</w:t>
            </w:r>
            <w:proofErr w:type="spellStart"/>
            <w:r w:rsidRPr="00E66E47">
              <w:rPr>
                <w:rFonts w:ascii="宋体" w:eastAsia="宋体" w:hAnsi="宋体"/>
                <w:sz w:val="20"/>
                <w:rPrChange w:id="510" w:author="Author" w:date="2026-05-20T20:11:00Z" w16du:dateUtc="2026-05-20T12:11:00Z">
                  <w:rPr>
                    <w:rFonts w:ascii="Calibri" w:hAnsi="Calibri"/>
                    <w:sz w:val="20"/>
                  </w:rPr>
                </w:rPrChange>
              </w:rPr>
              <w:t>离子</w:t>
            </w:r>
            <w:r w:rsidRPr="00E66E47">
              <w:rPr>
                <w:rFonts w:ascii="宋体" w:eastAsia="宋体" w:hAnsi="宋体" w:cs="微软雅黑" w:hint="eastAsia"/>
                <w:sz w:val="20"/>
                <w:rPrChange w:id="511" w:author="Author" w:date="2026-05-20T20:11:00Z" w16du:dateUtc="2026-05-20T12:11:00Z">
                  <w:rPr>
                    <w:rFonts w:ascii="微软雅黑" w:eastAsia="微软雅黑" w:hAnsi="微软雅黑" w:cs="微软雅黑" w:hint="eastAsia"/>
                    <w:sz w:val="20"/>
                  </w:rPr>
                </w:rPrChange>
              </w:rPr>
              <w:t>护</w:t>
            </w:r>
            <w:r w:rsidRPr="00E66E47">
              <w:rPr>
                <w:rFonts w:ascii="宋体" w:eastAsia="宋体" w:hAnsi="宋体" w:hint="eastAsia"/>
                <w:sz w:val="20"/>
                <w:rPrChange w:id="512" w:author="Author" w:date="2026-05-20T20:11:00Z" w16du:dateUtc="2026-05-20T12:11:00Z">
                  <w:rPr>
                    <w:rFonts w:ascii="Calibri" w:hAnsi="Calibri" w:hint="eastAsia"/>
                    <w:sz w:val="20"/>
                  </w:rPr>
                </w:rPrChange>
              </w:rPr>
              <w:t>盾</w:t>
            </w:r>
            <w:proofErr w:type="spellEnd"/>
            <w:r w:rsidRPr="000A07C5">
              <w:rPr>
                <w:rFonts w:ascii="Calibri" w:hAnsi="Calibri"/>
                <w:sz w:val="20"/>
              </w:rPr>
              <w:t>)</w:t>
            </w:r>
          </w:p>
        </w:tc>
        <w:tc>
          <w:tcPr>
            <w:tcW w:w="1842" w:type="dxa"/>
            <w:vAlign w:val="center"/>
          </w:tcPr>
          <w:p w14:paraId="0E13E3FC" w14:textId="745596C0" w:rsidR="003C5103" w:rsidRPr="000A07C5" w:rsidRDefault="003C5103" w:rsidP="003C5103">
            <w:pPr>
              <w:spacing w:after="0" w:line="240" w:lineRule="auto"/>
              <w:jc w:val="center"/>
              <w:rPr>
                <w:rFonts w:ascii="Calibri" w:hAnsi="Calibri" w:hint="eastAsia"/>
                <w:sz w:val="20"/>
              </w:rPr>
              <w:pPrChange w:id="513" w:author="Author" w:date="2026-05-20T00:24:00Z" w16du:dateUtc="2026-05-19T16:24:00Z">
                <w:pPr>
                  <w:spacing w:after="0" w:line="240" w:lineRule="auto"/>
                </w:pPr>
              </w:pPrChange>
            </w:pPr>
            <w:r w:rsidRPr="000A07C5">
              <w:rPr>
                <w:rFonts w:ascii="Calibri" w:hAnsi="Calibri"/>
                <w:sz w:val="20"/>
              </w:rPr>
              <w:t>Gain 5 Armor</w:t>
            </w:r>
            <w:r w:rsidRPr="000A07C5">
              <w:rPr>
                <w:rFonts w:ascii="Calibri" w:hAnsi="Calibri" w:hint="eastAsia"/>
                <w:sz w:val="20"/>
              </w:rPr>
              <w:t>.</w:t>
            </w:r>
          </w:p>
        </w:tc>
        <w:tc>
          <w:tcPr>
            <w:tcW w:w="3396" w:type="dxa"/>
          </w:tcPr>
          <w:p w14:paraId="755F0BEA" w14:textId="0066A03B" w:rsidR="003C5103" w:rsidRPr="000A07C5" w:rsidRDefault="003C5103" w:rsidP="003C5103">
            <w:pPr>
              <w:spacing w:after="0" w:line="240" w:lineRule="auto"/>
              <w:jc w:val="both"/>
              <w:rPr>
                <w:rFonts w:ascii="Calibri" w:hAnsi="Calibri"/>
                <w:sz w:val="20"/>
              </w:rPr>
              <w:pPrChange w:id="514" w:author="Author" w:date="2026-05-20T00:24:00Z" w16du:dateUtc="2026-05-19T16:24:00Z">
                <w:pPr>
                  <w:spacing w:after="0" w:line="240" w:lineRule="auto"/>
                </w:pPr>
              </w:pPrChange>
            </w:pPr>
            <w:r w:rsidRPr="000A07C5">
              <w:rPr>
                <w:rFonts w:ascii="Calibri" w:hAnsi="Calibri"/>
                <w:sz w:val="20"/>
              </w:rPr>
              <w:t>The baseline defensive card and the primary survivability tool in the starter deck. Agent analysis reveals it accounts for 45.3% of all card plays across 1,000 evaluation episodes, making it the single most dominant card in the deck by a large margin.</w:t>
            </w:r>
          </w:p>
        </w:tc>
      </w:tr>
      <w:tr w:rsidR="003C5103" w:rsidRPr="00D87E9B" w14:paraId="53DA508A" w14:textId="5A59190D" w:rsidTr="003F52CD">
        <w:tblPrEx>
          <w:tblPrExChange w:id="515" w:author="Author" w:date="2026-05-20T00:25:00Z" w16du:dateUtc="2026-05-19T16:25:00Z">
            <w:tblPrEx>
              <w:tblLayout w:type="fixed"/>
            </w:tblPrEx>
          </w:tblPrExChange>
        </w:tblPrEx>
        <w:tc>
          <w:tcPr>
            <w:tcW w:w="580" w:type="dxa"/>
            <w:vMerge/>
            <w:vAlign w:val="center"/>
            <w:tcPrChange w:id="516" w:author="Author" w:date="2026-05-20T00:25:00Z" w16du:dateUtc="2026-05-19T16:25:00Z">
              <w:tcPr>
                <w:tcW w:w="579" w:type="dxa"/>
                <w:vMerge/>
              </w:tcPr>
            </w:tcPrChange>
          </w:tcPr>
          <w:p w14:paraId="1C590B03" w14:textId="37FE5161" w:rsidR="003C5103" w:rsidRPr="000A07C5" w:rsidRDefault="003C5103" w:rsidP="003C5103">
            <w:pPr>
              <w:spacing w:after="0" w:line="240" w:lineRule="auto"/>
              <w:jc w:val="center"/>
              <w:rPr>
                <w:rFonts w:ascii="Calibri" w:hAnsi="Calibri" w:hint="eastAsia"/>
                <w:sz w:val="20"/>
              </w:rPr>
              <w:pPrChange w:id="517" w:author="Author" w:date="2026-05-20T00:25:00Z" w16du:dateUtc="2026-05-19T16:25:00Z">
                <w:pPr>
                  <w:spacing w:after="0" w:line="240" w:lineRule="auto"/>
                </w:pPr>
              </w:pPrChange>
            </w:pPr>
          </w:p>
        </w:tc>
        <w:tc>
          <w:tcPr>
            <w:tcW w:w="1258" w:type="dxa"/>
            <w:vAlign w:val="center"/>
            <w:tcPrChange w:id="518" w:author="Author" w:date="2026-05-20T00:25:00Z" w16du:dateUtc="2026-05-19T16:25:00Z">
              <w:tcPr>
                <w:tcW w:w="1474" w:type="dxa"/>
                <w:gridSpan w:val="3"/>
              </w:tcPr>
            </w:tcPrChange>
          </w:tcPr>
          <w:p w14:paraId="1F0830A8" w14:textId="365F6049" w:rsidR="003C5103" w:rsidRPr="000A07C5" w:rsidRDefault="003C5103" w:rsidP="003C5103">
            <w:pPr>
              <w:spacing w:after="0" w:line="240" w:lineRule="auto"/>
              <w:jc w:val="center"/>
              <w:rPr>
                <w:rFonts w:ascii="Calibri" w:hAnsi="Calibri" w:hint="eastAsia"/>
                <w:sz w:val="20"/>
              </w:rPr>
              <w:pPrChange w:id="519" w:author="Author" w:date="2026-05-20T00:25:00Z" w16du:dateUtc="2026-05-19T16:25:00Z">
                <w:pPr>
                  <w:spacing w:after="0" w:line="240" w:lineRule="auto"/>
                </w:pPr>
              </w:pPrChange>
            </w:pPr>
            <w:r w:rsidRPr="000A07C5">
              <w:rPr>
                <w:rFonts w:ascii="Calibri" w:hAnsi="Calibri" w:hint="eastAsia"/>
                <w:sz w:val="20"/>
              </w:rPr>
              <w:t>Skil</w:t>
            </w:r>
          </w:p>
        </w:tc>
        <w:tc>
          <w:tcPr>
            <w:tcW w:w="1418" w:type="dxa"/>
            <w:vAlign w:val="center"/>
            <w:tcPrChange w:id="520" w:author="Author" w:date="2026-05-20T00:25:00Z" w16du:dateUtc="2026-05-19T16:25:00Z">
              <w:tcPr>
                <w:tcW w:w="1438" w:type="dxa"/>
                <w:gridSpan w:val="2"/>
              </w:tcPr>
            </w:tcPrChange>
          </w:tcPr>
          <w:p w14:paraId="183F6A36" w14:textId="622A5CC1" w:rsidR="003C5103" w:rsidRPr="000A07C5" w:rsidRDefault="003C5103" w:rsidP="003C5103">
            <w:pPr>
              <w:spacing w:after="0" w:line="240" w:lineRule="auto"/>
              <w:jc w:val="center"/>
              <w:rPr>
                <w:rFonts w:ascii="Calibri" w:hAnsi="Calibri"/>
                <w:sz w:val="20"/>
              </w:rPr>
              <w:pPrChange w:id="521" w:author="Author" w:date="2026-05-20T00:25:00Z" w16du:dateUtc="2026-05-19T16:25:00Z">
                <w:pPr>
                  <w:spacing w:after="0" w:line="240" w:lineRule="auto"/>
                </w:pPr>
              </w:pPrChange>
            </w:pPr>
            <w:r w:rsidRPr="000A07C5">
              <w:rPr>
                <w:rFonts w:ascii="Calibri" w:hAnsi="Calibri"/>
                <w:sz w:val="20"/>
              </w:rPr>
              <w:t>Meditation Routine (</w:t>
            </w:r>
            <w:proofErr w:type="spellStart"/>
            <w:r w:rsidRPr="00E66E47">
              <w:rPr>
                <w:rFonts w:ascii="宋体" w:eastAsia="宋体" w:hAnsi="宋体"/>
                <w:sz w:val="20"/>
                <w:rPrChange w:id="522" w:author="Author" w:date="2026-05-20T20:11:00Z" w16du:dateUtc="2026-05-20T12:11:00Z">
                  <w:rPr>
                    <w:rFonts w:ascii="Calibri" w:hAnsi="Calibri"/>
                    <w:sz w:val="20"/>
                  </w:rPr>
                </w:rPrChange>
              </w:rPr>
              <w:t>冥想程序</w:t>
            </w:r>
            <w:proofErr w:type="spellEnd"/>
            <w:r w:rsidRPr="000A07C5">
              <w:rPr>
                <w:rFonts w:ascii="Calibri" w:hAnsi="Calibri"/>
                <w:sz w:val="20"/>
              </w:rPr>
              <w:t>)</w:t>
            </w:r>
          </w:p>
        </w:tc>
        <w:tc>
          <w:tcPr>
            <w:tcW w:w="1842" w:type="dxa"/>
            <w:vAlign w:val="center"/>
            <w:tcPrChange w:id="523" w:author="Author" w:date="2026-05-20T00:25:00Z" w16du:dateUtc="2026-05-19T16:25:00Z">
              <w:tcPr>
                <w:tcW w:w="1663" w:type="dxa"/>
                <w:gridSpan w:val="2"/>
              </w:tcPr>
            </w:tcPrChange>
          </w:tcPr>
          <w:p w14:paraId="15777461" w14:textId="7A6E4843" w:rsidR="003C5103" w:rsidRPr="000A07C5" w:rsidRDefault="003C5103" w:rsidP="003C5103">
            <w:pPr>
              <w:spacing w:after="0" w:line="240" w:lineRule="auto"/>
              <w:jc w:val="center"/>
              <w:rPr>
                <w:rFonts w:ascii="Calibri" w:hAnsi="Calibri"/>
                <w:sz w:val="20"/>
              </w:rPr>
              <w:pPrChange w:id="524" w:author="Author" w:date="2026-05-20T00:24:00Z" w16du:dateUtc="2026-05-19T16:24:00Z">
                <w:pPr>
                  <w:spacing w:after="0" w:line="240" w:lineRule="auto"/>
                </w:pPr>
              </w:pPrChange>
            </w:pPr>
            <w:r w:rsidRPr="000A07C5">
              <w:rPr>
                <w:rFonts w:ascii="Calibri" w:hAnsi="Calibri"/>
                <w:sz w:val="20"/>
              </w:rPr>
              <w:t>Restore 6 HP and 1 SAN.</w:t>
            </w:r>
          </w:p>
        </w:tc>
        <w:tc>
          <w:tcPr>
            <w:tcW w:w="3396" w:type="dxa"/>
            <w:tcPrChange w:id="525" w:author="Author" w:date="2026-05-20T00:25:00Z" w16du:dateUtc="2026-05-19T16:25:00Z">
              <w:tcPr>
                <w:tcW w:w="3340" w:type="dxa"/>
              </w:tcPr>
            </w:tcPrChange>
          </w:tcPr>
          <w:p w14:paraId="2722EA1B" w14:textId="5E2E2764" w:rsidR="003C5103" w:rsidRPr="000A07C5" w:rsidRDefault="003C5103" w:rsidP="003C5103">
            <w:pPr>
              <w:spacing w:after="0" w:line="240" w:lineRule="auto"/>
              <w:jc w:val="both"/>
              <w:rPr>
                <w:rFonts w:ascii="Calibri" w:hAnsi="Calibri"/>
                <w:sz w:val="20"/>
              </w:rPr>
              <w:pPrChange w:id="526" w:author="Author" w:date="2026-05-20T00:24:00Z" w16du:dateUtc="2026-05-19T16:24:00Z">
                <w:pPr>
                  <w:spacing w:after="0" w:line="240" w:lineRule="auto"/>
                </w:pPr>
              </w:pPrChange>
            </w:pPr>
            <w:r w:rsidRPr="000A07C5">
              <w:rPr>
                <w:rFonts w:ascii="Calibri" w:hAnsi="Calibri"/>
                <w:sz w:val="20"/>
              </w:rPr>
              <w:t xml:space="preserve">One of the few cards capable of restoring both resource axes simultaneously. Its value increases significantly in longer runs, particularly as a SAN </w:t>
            </w:r>
            <w:proofErr w:type="spellStart"/>
            <w:r w:rsidRPr="000A07C5">
              <w:rPr>
                <w:rFonts w:ascii="Calibri" w:hAnsi="Calibri"/>
                <w:sz w:val="20"/>
              </w:rPr>
              <w:t>stabiliser</w:t>
            </w:r>
            <w:proofErr w:type="spellEnd"/>
            <w:r w:rsidRPr="000A07C5">
              <w:rPr>
                <w:rFonts w:ascii="Calibri" w:hAnsi="Calibri"/>
                <w:sz w:val="20"/>
              </w:rPr>
              <w:t xml:space="preserve"> when approaching the madness threshold of 10.</w:t>
            </w:r>
          </w:p>
        </w:tc>
      </w:tr>
      <w:tr w:rsidR="003C5103" w:rsidRPr="00D87E9B" w14:paraId="637F60AD" w14:textId="77777777" w:rsidTr="003F52CD">
        <w:tblPrEx>
          <w:tblPrExChange w:id="527" w:author="Author" w:date="2026-05-20T00:25:00Z" w16du:dateUtc="2026-05-19T16:25:00Z">
            <w:tblPrEx>
              <w:tblLayout w:type="fixed"/>
            </w:tblPrEx>
          </w:tblPrExChange>
        </w:tblPrEx>
        <w:tc>
          <w:tcPr>
            <w:tcW w:w="580" w:type="dxa"/>
            <w:vMerge/>
            <w:vAlign w:val="center"/>
            <w:tcPrChange w:id="528" w:author="Author" w:date="2026-05-20T00:25:00Z" w16du:dateUtc="2026-05-19T16:25:00Z">
              <w:tcPr>
                <w:tcW w:w="579" w:type="dxa"/>
                <w:vMerge/>
              </w:tcPr>
            </w:tcPrChange>
          </w:tcPr>
          <w:p w14:paraId="030DCE26" w14:textId="116083BF" w:rsidR="003C5103" w:rsidRPr="000A07C5" w:rsidRDefault="003C5103" w:rsidP="003C5103">
            <w:pPr>
              <w:spacing w:after="0" w:line="240" w:lineRule="auto"/>
              <w:jc w:val="center"/>
              <w:rPr>
                <w:rFonts w:ascii="Calibri" w:hAnsi="Calibri" w:hint="eastAsia"/>
                <w:sz w:val="20"/>
              </w:rPr>
              <w:pPrChange w:id="529" w:author="Author" w:date="2026-05-20T00:25:00Z" w16du:dateUtc="2026-05-19T16:25:00Z">
                <w:pPr>
                  <w:spacing w:after="0" w:line="240" w:lineRule="auto"/>
                </w:pPr>
              </w:pPrChange>
            </w:pPr>
          </w:p>
        </w:tc>
        <w:tc>
          <w:tcPr>
            <w:tcW w:w="1258" w:type="dxa"/>
            <w:vAlign w:val="center"/>
            <w:tcPrChange w:id="530" w:author="Author" w:date="2026-05-20T00:25:00Z" w16du:dateUtc="2026-05-19T16:25:00Z">
              <w:tcPr>
                <w:tcW w:w="1474" w:type="dxa"/>
                <w:gridSpan w:val="3"/>
              </w:tcPr>
            </w:tcPrChange>
          </w:tcPr>
          <w:p w14:paraId="43AA3E21" w14:textId="4654A08B" w:rsidR="003C5103" w:rsidRPr="000A07C5" w:rsidRDefault="003C5103" w:rsidP="003C5103">
            <w:pPr>
              <w:spacing w:after="0" w:line="240" w:lineRule="auto"/>
              <w:jc w:val="center"/>
              <w:rPr>
                <w:rFonts w:ascii="Calibri" w:hAnsi="Calibri" w:hint="eastAsia"/>
                <w:sz w:val="20"/>
              </w:rPr>
              <w:pPrChange w:id="531" w:author="Author" w:date="2026-05-20T00:25:00Z" w16du:dateUtc="2026-05-19T16:25:00Z">
                <w:pPr>
                  <w:spacing w:after="0" w:line="240" w:lineRule="auto"/>
                </w:pPr>
              </w:pPrChange>
            </w:pPr>
            <w:r w:rsidRPr="000A07C5">
              <w:rPr>
                <w:rFonts w:ascii="Calibri" w:hAnsi="Calibri" w:hint="eastAsia"/>
                <w:sz w:val="20"/>
              </w:rPr>
              <w:t>Skill</w:t>
            </w:r>
          </w:p>
        </w:tc>
        <w:tc>
          <w:tcPr>
            <w:tcW w:w="1418" w:type="dxa"/>
            <w:vAlign w:val="center"/>
            <w:tcPrChange w:id="532" w:author="Author" w:date="2026-05-20T00:25:00Z" w16du:dateUtc="2026-05-19T16:25:00Z">
              <w:tcPr>
                <w:tcW w:w="1438" w:type="dxa"/>
                <w:gridSpan w:val="2"/>
              </w:tcPr>
            </w:tcPrChange>
          </w:tcPr>
          <w:p w14:paraId="751E45EA" w14:textId="4762A5A0" w:rsidR="003C5103" w:rsidRPr="00E66E47" w:rsidRDefault="003C5103" w:rsidP="003C5103">
            <w:pPr>
              <w:spacing w:after="0" w:line="240" w:lineRule="auto"/>
              <w:jc w:val="center"/>
              <w:rPr>
                <w:rFonts w:ascii="Calibri" w:eastAsia="宋体" w:hAnsi="Calibri" w:hint="eastAsia"/>
                <w:sz w:val="20"/>
                <w:lang w:eastAsia="zh-CN"/>
                <w:rPrChange w:id="533" w:author="Author" w:date="2026-05-20T20:11:00Z" w16du:dateUtc="2026-05-20T12:11:00Z">
                  <w:rPr>
                    <w:rFonts w:ascii="Calibri" w:hAnsi="Calibri"/>
                    <w:sz w:val="20"/>
                  </w:rPr>
                </w:rPrChange>
              </w:rPr>
              <w:pPrChange w:id="534" w:author="Author" w:date="2026-05-20T00:25:00Z" w16du:dateUtc="2026-05-19T16:25:00Z">
                <w:pPr>
                  <w:spacing w:after="0" w:line="240" w:lineRule="auto"/>
                </w:pPr>
              </w:pPrChange>
            </w:pPr>
            <w:r w:rsidRPr="000A07C5">
              <w:rPr>
                <w:rFonts w:ascii="Calibri" w:hAnsi="Calibri"/>
                <w:sz w:val="20"/>
              </w:rPr>
              <w:t>Process Freeze (</w:t>
            </w:r>
            <w:proofErr w:type="spellStart"/>
            <w:r w:rsidRPr="00E66E47">
              <w:rPr>
                <w:rFonts w:ascii="宋体" w:eastAsia="宋体" w:hAnsi="宋体" w:hint="eastAsia"/>
                <w:sz w:val="20"/>
                <w:rPrChange w:id="535" w:author="Author" w:date="2026-05-20T20:11:00Z" w16du:dateUtc="2026-05-20T12:11:00Z">
                  <w:rPr>
                    <w:rFonts w:ascii="微软雅黑" w:eastAsia="微软雅黑" w:hAnsi="微软雅黑" w:cs="微软雅黑" w:hint="eastAsia"/>
                    <w:sz w:val="20"/>
                  </w:rPr>
                </w:rPrChange>
              </w:rPr>
              <w:t>进</w:t>
            </w:r>
            <w:r w:rsidRPr="00E66E47">
              <w:rPr>
                <w:rFonts w:ascii="宋体" w:eastAsia="宋体" w:hAnsi="宋体" w:hint="eastAsia"/>
                <w:sz w:val="20"/>
                <w:rPrChange w:id="536" w:author="Author" w:date="2026-05-20T20:11:00Z" w16du:dateUtc="2026-05-20T12:11:00Z">
                  <w:rPr>
                    <w:rFonts w:ascii="Calibri" w:hAnsi="Calibri" w:hint="eastAsia"/>
                    <w:sz w:val="20"/>
                  </w:rPr>
                </w:rPrChange>
              </w:rPr>
              <w:t>程</w:t>
            </w:r>
            <w:r w:rsidRPr="00E66E47">
              <w:rPr>
                <w:rFonts w:ascii="宋体" w:eastAsia="宋体" w:hAnsi="宋体" w:hint="eastAsia"/>
                <w:sz w:val="20"/>
                <w:rPrChange w:id="537" w:author="Author" w:date="2026-05-20T20:11:00Z" w16du:dateUtc="2026-05-20T12:11:00Z">
                  <w:rPr>
                    <w:rFonts w:ascii="微软雅黑" w:eastAsia="微软雅黑" w:hAnsi="微软雅黑" w:cs="微软雅黑" w:hint="eastAsia"/>
                    <w:sz w:val="20"/>
                  </w:rPr>
                </w:rPrChange>
              </w:rPr>
              <w:t>冻</w:t>
            </w:r>
            <w:proofErr w:type="spellEnd"/>
            <w:r w:rsidRPr="00E66E47">
              <w:rPr>
                <w:rFonts w:ascii="宋体" w:eastAsia="宋体" w:hAnsi="宋体" w:hint="eastAsia"/>
                <w:sz w:val="20"/>
                <w:rPrChange w:id="538" w:author="Author" w:date="2026-05-20T20:11:00Z" w16du:dateUtc="2026-05-20T12:11:00Z">
                  <w:rPr>
                    <w:rFonts w:ascii="微软雅黑" w:eastAsia="微软雅黑" w:hAnsi="微软雅黑" w:cs="微软雅黑" w:hint="eastAsia"/>
                    <w:sz w:val="20"/>
                  </w:rPr>
                </w:rPrChange>
              </w:rPr>
              <w:t>结</w:t>
            </w:r>
            <w:r w:rsidRPr="000A07C5">
              <w:rPr>
                <w:rFonts w:ascii="Calibri" w:hAnsi="Calibri"/>
                <w:sz w:val="20"/>
              </w:rPr>
              <w:t>)</w:t>
            </w:r>
            <w:del w:id="539" w:author="Author" w:date="2026-05-20T20:11:00Z" w16du:dateUtc="2026-05-20T12:11:00Z">
              <w:r w:rsidRPr="000A07C5" w:rsidDel="00E66E47">
                <w:rPr>
                  <w:rFonts w:ascii="Calibri" w:hAnsi="Calibri"/>
                  <w:sz w:val="20"/>
                </w:rPr>
                <w:delText>,</w:delText>
              </w:r>
            </w:del>
          </w:p>
        </w:tc>
        <w:tc>
          <w:tcPr>
            <w:tcW w:w="1842" w:type="dxa"/>
            <w:vAlign w:val="center"/>
            <w:tcPrChange w:id="540" w:author="Author" w:date="2026-05-20T00:25:00Z" w16du:dateUtc="2026-05-19T16:25:00Z">
              <w:tcPr>
                <w:tcW w:w="1663" w:type="dxa"/>
                <w:gridSpan w:val="2"/>
              </w:tcPr>
            </w:tcPrChange>
          </w:tcPr>
          <w:p w14:paraId="256D0F41" w14:textId="45198091" w:rsidR="003C5103" w:rsidRPr="000A07C5" w:rsidRDefault="003C5103" w:rsidP="003C5103">
            <w:pPr>
              <w:spacing w:after="0" w:line="240" w:lineRule="auto"/>
              <w:jc w:val="center"/>
              <w:rPr>
                <w:rFonts w:ascii="Calibri" w:hAnsi="Calibri"/>
                <w:sz w:val="20"/>
              </w:rPr>
            </w:pPr>
            <w:r w:rsidRPr="000A07C5">
              <w:rPr>
                <w:rFonts w:ascii="Calibri" w:hAnsi="Calibri"/>
                <w:sz w:val="20"/>
              </w:rPr>
              <w:t>Apply 2 stacks of Weak to the enemy, reducing its attack output.</w:t>
            </w:r>
          </w:p>
        </w:tc>
        <w:tc>
          <w:tcPr>
            <w:tcW w:w="3396" w:type="dxa"/>
            <w:tcPrChange w:id="541" w:author="Author" w:date="2026-05-20T00:25:00Z" w16du:dateUtc="2026-05-19T16:25:00Z">
              <w:tcPr>
                <w:tcW w:w="3340" w:type="dxa"/>
              </w:tcPr>
            </w:tcPrChange>
          </w:tcPr>
          <w:p w14:paraId="63EF0428" w14:textId="1D3524A4" w:rsidR="003C5103" w:rsidRPr="000A07C5" w:rsidRDefault="003C5103" w:rsidP="003C5103">
            <w:pPr>
              <w:spacing w:after="0" w:line="240" w:lineRule="auto"/>
              <w:jc w:val="both"/>
              <w:rPr>
                <w:rFonts w:ascii="Calibri" w:hAnsi="Calibri"/>
                <w:sz w:val="20"/>
              </w:rPr>
              <w:pPrChange w:id="542" w:author="Author" w:date="2026-05-20T00:24:00Z" w16du:dateUtc="2026-05-19T16:24:00Z">
                <w:pPr>
                  <w:spacing w:after="0" w:line="240" w:lineRule="auto"/>
                </w:pPr>
              </w:pPrChange>
            </w:pPr>
            <w:r w:rsidRPr="000A07C5">
              <w:rPr>
                <w:rFonts w:ascii="Calibri" w:hAnsi="Calibri"/>
                <w:sz w:val="20"/>
              </w:rPr>
              <w:t>A control card that provides no direct damage but reduces incoming damage indirectly. Particularly valuable during Boss fights and in floors with aggressive enemy intent patterns.</w:t>
            </w:r>
          </w:p>
        </w:tc>
      </w:tr>
      <w:tr w:rsidR="003C5103" w:rsidRPr="00D87E9B" w14:paraId="0A7B7A24" w14:textId="017BD43F" w:rsidTr="003F52CD">
        <w:tblPrEx>
          <w:tblPrExChange w:id="543" w:author="Author" w:date="2026-05-20T00:25:00Z" w16du:dateUtc="2026-05-19T16:25:00Z">
            <w:tblPrEx>
              <w:tblLayout w:type="fixed"/>
            </w:tblPrEx>
          </w:tblPrExChange>
        </w:tblPrEx>
        <w:tc>
          <w:tcPr>
            <w:tcW w:w="580" w:type="dxa"/>
            <w:vMerge/>
            <w:vAlign w:val="center"/>
            <w:tcPrChange w:id="544" w:author="Author" w:date="2026-05-20T00:25:00Z" w16du:dateUtc="2026-05-19T16:25:00Z">
              <w:tcPr>
                <w:tcW w:w="579" w:type="dxa"/>
                <w:vMerge/>
              </w:tcPr>
            </w:tcPrChange>
          </w:tcPr>
          <w:p w14:paraId="79509D70" w14:textId="77198B3D" w:rsidR="003C5103" w:rsidRPr="000A07C5" w:rsidRDefault="003C5103" w:rsidP="003C5103">
            <w:pPr>
              <w:spacing w:after="0" w:line="240" w:lineRule="auto"/>
              <w:jc w:val="center"/>
              <w:rPr>
                <w:rFonts w:ascii="Calibri" w:hAnsi="Calibri" w:hint="eastAsia"/>
                <w:sz w:val="20"/>
              </w:rPr>
              <w:pPrChange w:id="545" w:author="Author" w:date="2026-05-20T00:25:00Z" w16du:dateUtc="2026-05-19T16:25:00Z">
                <w:pPr>
                  <w:spacing w:after="0" w:line="240" w:lineRule="auto"/>
                </w:pPr>
              </w:pPrChange>
            </w:pPr>
          </w:p>
        </w:tc>
        <w:tc>
          <w:tcPr>
            <w:tcW w:w="1258" w:type="dxa"/>
            <w:vAlign w:val="center"/>
            <w:tcPrChange w:id="546" w:author="Author" w:date="2026-05-20T00:25:00Z" w16du:dateUtc="2026-05-19T16:25:00Z">
              <w:tcPr>
                <w:tcW w:w="1474" w:type="dxa"/>
                <w:gridSpan w:val="3"/>
              </w:tcPr>
            </w:tcPrChange>
          </w:tcPr>
          <w:p w14:paraId="24B4D3B1" w14:textId="5C33FDC5" w:rsidR="003C5103" w:rsidRPr="000A07C5" w:rsidRDefault="003C5103" w:rsidP="003C5103">
            <w:pPr>
              <w:spacing w:after="0" w:line="240" w:lineRule="auto"/>
              <w:jc w:val="center"/>
              <w:rPr>
                <w:rFonts w:ascii="Calibri" w:hAnsi="Calibri" w:hint="eastAsia"/>
                <w:sz w:val="20"/>
              </w:rPr>
              <w:pPrChange w:id="547" w:author="Author" w:date="2026-05-20T00:25:00Z" w16du:dateUtc="2026-05-19T16:25:00Z">
                <w:pPr>
                  <w:spacing w:after="0" w:line="240" w:lineRule="auto"/>
                </w:pPr>
              </w:pPrChange>
            </w:pPr>
            <w:r w:rsidRPr="000A07C5">
              <w:rPr>
                <w:rFonts w:ascii="Calibri" w:hAnsi="Calibri" w:hint="eastAsia"/>
                <w:sz w:val="20"/>
              </w:rPr>
              <w:t>Skill</w:t>
            </w:r>
          </w:p>
        </w:tc>
        <w:tc>
          <w:tcPr>
            <w:tcW w:w="1418" w:type="dxa"/>
            <w:vAlign w:val="center"/>
            <w:tcPrChange w:id="548" w:author="Author" w:date="2026-05-20T00:25:00Z" w16du:dateUtc="2026-05-19T16:25:00Z">
              <w:tcPr>
                <w:tcW w:w="1438" w:type="dxa"/>
                <w:gridSpan w:val="2"/>
              </w:tcPr>
            </w:tcPrChange>
          </w:tcPr>
          <w:p w14:paraId="4829E679" w14:textId="29FDC3FD" w:rsidR="003C5103" w:rsidRPr="000A07C5" w:rsidRDefault="003C5103" w:rsidP="003C5103">
            <w:pPr>
              <w:spacing w:after="0" w:line="240" w:lineRule="auto"/>
              <w:jc w:val="center"/>
              <w:rPr>
                <w:rFonts w:ascii="Calibri" w:hAnsi="Calibri"/>
                <w:sz w:val="20"/>
              </w:rPr>
              <w:pPrChange w:id="549" w:author="Author" w:date="2026-05-20T00:25:00Z" w16du:dateUtc="2026-05-19T16:25:00Z">
                <w:pPr>
                  <w:spacing w:after="0" w:line="240" w:lineRule="auto"/>
                </w:pPr>
              </w:pPrChange>
            </w:pPr>
            <w:r w:rsidRPr="000A07C5">
              <w:rPr>
                <w:rFonts w:ascii="Calibri" w:hAnsi="Calibri"/>
                <w:sz w:val="20"/>
              </w:rPr>
              <w:t>Memory Wipe (</w:t>
            </w:r>
            <w:proofErr w:type="spellStart"/>
            <w:r w:rsidRPr="00E66E47">
              <w:rPr>
                <w:rFonts w:ascii="宋体" w:eastAsia="宋体" w:hAnsi="宋体"/>
                <w:sz w:val="20"/>
                <w:rPrChange w:id="550" w:author="Author" w:date="2026-05-20T20:11:00Z" w16du:dateUtc="2026-05-20T12:11:00Z">
                  <w:rPr>
                    <w:rFonts w:ascii="Calibri" w:hAnsi="Calibri"/>
                    <w:sz w:val="20"/>
                  </w:rPr>
                </w:rPrChange>
              </w:rPr>
              <w:t>格式化</w:t>
            </w:r>
            <w:r w:rsidRPr="00E66E47">
              <w:rPr>
                <w:rFonts w:ascii="宋体" w:eastAsia="宋体" w:hAnsi="宋体" w:hint="eastAsia"/>
                <w:sz w:val="20"/>
                <w:rPrChange w:id="551" w:author="Author" w:date="2026-05-20T20:11:00Z" w16du:dateUtc="2026-05-20T12:11:00Z">
                  <w:rPr>
                    <w:rFonts w:ascii="微软雅黑" w:eastAsia="微软雅黑" w:hAnsi="微软雅黑" w:cs="微软雅黑" w:hint="eastAsia"/>
                    <w:sz w:val="20"/>
                  </w:rPr>
                </w:rPrChange>
              </w:rPr>
              <w:t>记忆</w:t>
            </w:r>
            <w:proofErr w:type="spellEnd"/>
            <w:r w:rsidRPr="000A07C5">
              <w:rPr>
                <w:rFonts w:ascii="Calibri" w:hAnsi="Calibri"/>
                <w:sz w:val="20"/>
              </w:rPr>
              <w:t>)</w:t>
            </w:r>
          </w:p>
        </w:tc>
        <w:tc>
          <w:tcPr>
            <w:tcW w:w="1842" w:type="dxa"/>
            <w:vAlign w:val="center"/>
            <w:tcPrChange w:id="552" w:author="Author" w:date="2026-05-20T00:25:00Z" w16du:dateUtc="2026-05-19T16:25:00Z">
              <w:tcPr>
                <w:tcW w:w="1663" w:type="dxa"/>
                <w:gridSpan w:val="2"/>
              </w:tcPr>
            </w:tcPrChange>
          </w:tcPr>
          <w:p w14:paraId="156349AA" w14:textId="6E5D6E51" w:rsidR="003C5103" w:rsidRPr="000A07C5" w:rsidRDefault="003C5103" w:rsidP="003C5103">
            <w:pPr>
              <w:spacing w:after="0" w:line="240" w:lineRule="auto"/>
              <w:jc w:val="center"/>
              <w:rPr>
                <w:rFonts w:ascii="Calibri" w:hAnsi="Calibri"/>
                <w:sz w:val="20"/>
              </w:rPr>
              <w:pPrChange w:id="553" w:author="Author" w:date="2026-05-20T00:24:00Z" w16du:dateUtc="2026-05-19T16:24:00Z">
                <w:pPr>
                  <w:spacing w:after="0" w:line="240" w:lineRule="auto"/>
                </w:pPr>
              </w:pPrChange>
            </w:pPr>
            <w:r w:rsidRPr="000A07C5">
              <w:rPr>
                <w:rFonts w:ascii="Calibri" w:hAnsi="Calibri"/>
                <w:sz w:val="20"/>
              </w:rPr>
              <w:t>Permanently remove one card chosen at random from the discard pile (priority), deck, or hand.</w:t>
            </w:r>
          </w:p>
        </w:tc>
        <w:tc>
          <w:tcPr>
            <w:tcW w:w="3396" w:type="dxa"/>
            <w:tcPrChange w:id="554" w:author="Author" w:date="2026-05-20T00:25:00Z" w16du:dateUtc="2026-05-19T16:25:00Z">
              <w:tcPr>
                <w:tcW w:w="3340" w:type="dxa"/>
              </w:tcPr>
            </w:tcPrChange>
          </w:tcPr>
          <w:p w14:paraId="068A1E7A" w14:textId="45F915AA" w:rsidR="003C5103" w:rsidRPr="000A07C5" w:rsidRDefault="003C5103" w:rsidP="003C5103">
            <w:pPr>
              <w:spacing w:after="0" w:line="240" w:lineRule="auto"/>
              <w:jc w:val="both"/>
              <w:rPr>
                <w:rFonts w:ascii="Calibri" w:hAnsi="Calibri" w:hint="eastAsia"/>
                <w:sz w:val="20"/>
              </w:rPr>
              <w:pPrChange w:id="555" w:author="Author" w:date="2026-05-20T00:24:00Z" w16du:dateUtc="2026-05-19T16:24:00Z">
                <w:pPr>
                  <w:spacing w:after="0" w:line="240" w:lineRule="auto"/>
                </w:pPr>
              </w:pPrChange>
            </w:pPr>
            <w:r w:rsidRPr="000A07C5">
              <w:rPr>
                <w:rFonts w:ascii="Calibri" w:hAnsi="Calibri"/>
                <w:sz w:val="20"/>
              </w:rPr>
              <w:t>A deck-thinning utility card that improves cycle quality by eliminating weak cards. Available only as a post-combat loot drop, reflecting its role as an advanced strategic tool rather than a starter resource.</w:t>
            </w:r>
          </w:p>
        </w:tc>
      </w:tr>
      <w:tr w:rsidR="003C5103" w:rsidRPr="00D87E9B" w14:paraId="6897651D" w14:textId="77777777" w:rsidTr="003F52CD">
        <w:tblPrEx>
          <w:tblPrExChange w:id="556" w:author="Author" w:date="2026-05-20T00:25:00Z" w16du:dateUtc="2026-05-19T16:25:00Z">
            <w:tblPrEx>
              <w:tblLayout w:type="fixed"/>
            </w:tblPrEx>
          </w:tblPrExChange>
        </w:tblPrEx>
        <w:tc>
          <w:tcPr>
            <w:tcW w:w="580" w:type="dxa"/>
            <w:vMerge w:val="restart"/>
            <w:vAlign w:val="center"/>
            <w:tcPrChange w:id="557" w:author="Author" w:date="2026-05-20T00:25:00Z" w16du:dateUtc="2026-05-19T16:25:00Z">
              <w:tcPr>
                <w:tcW w:w="579" w:type="dxa"/>
                <w:vMerge w:val="restart"/>
              </w:tcPr>
            </w:tcPrChange>
          </w:tcPr>
          <w:p w14:paraId="2235033C" w14:textId="77777777" w:rsidR="003C5103" w:rsidRPr="000A07C5" w:rsidDel="00161FA2" w:rsidRDefault="003C5103" w:rsidP="003C5103">
            <w:pPr>
              <w:spacing w:after="0" w:line="240" w:lineRule="auto"/>
              <w:jc w:val="center"/>
              <w:rPr>
                <w:rFonts w:ascii="Calibri" w:hAnsi="Calibri"/>
                <w:sz w:val="20"/>
              </w:rPr>
              <w:pPrChange w:id="558" w:author="Author" w:date="2026-05-20T00:25:00Z" w16du:dateUtc="2026-05-19T16:25:00Z">
                <w:pPr>
                  <w:spacing w:after="0" w:line="240" w:lineRule="auto"/>
                </w:pPr>
              </w:pPrChange>
            </w:pPr>
            <w:r w:rsidRPr="000A07C5">
              <w:rPr>
                <w:rFonts w:ascii="Calibri" w:hAnsi="Calibri" w:hint="eastAsia"/>
                <w:sz w:val="20"/>
              </w:rPr>
              <w:t>2</w:t>
            </w:r>
          </w:p>
          <w:p w14:paraId="3213EC15" w14:textId="2F6A932C" w:rsidR="003C5103" w:rsidRPr="000A07C5" w:rsidDel="00161FA2" w:rsidRDefault="003C5103" w:rsidP="003C5103">
            <w:pPr>
              <w:spacing w:after="0" w:line="240" w:lineRule="auto"/>
              <w:jc w:val="center"/>
              <w:rPr>
                <w:rFonts w:ascii="Calibri" w:hAnsi="Calibri" w:hint="eastAsia"/>
                <w:sz w:val="20"/>
              </w:rPr>
              <w:pPrChange w:id="559" w:author="Author" w:date="2026-05-20T00:25:00Z" w16du:dateUtc="2026-05-19T16:25:00Z">
                <w:pPr>
                  <w:spacing w:after="0" w:line="240" w:lineRule="auto"/>
                </w:pPr>
              </w:pPrChange>
            </w:pPr>
          </w:p>
        </w:tc>
        <w:tc>
          <w:tcPr>
            <w:tcW w:w="1258" w:type="dxa"/>
            <w:vAlign w:val="center"/>
            <w:tcPrChange w:id="560" w:author="Author" w:date="2026-05-20T00:25:00Z" w16du:dateUtc="2026-05-19T16:25:00Z">
              <w:tcPr>
                <w:tcW w:w="1474" w:type="dxa"/>
                <w:gridSpan w:val="3"/>
              </w:tcPr>
            </w:tcPrChange>
          </w:tcPr>
          <w:p w14:paraId="41549CE6" w14:textId="079BC4AC" w:rsidR="003C5103" w:rsidRPr="000A07C5" w:rsidRDefault="003C5103" w:rsidP="003C5103">
            <w:pPr>
              <w:spacing w:after="0" w:line="240" w:lineRule="auto"/>
              <w:jc w:val="center"/>
              <w:rPr>
                <w:rFonts w:ascii="Calibri" w:hAnsi="Calibri" w:hint="eastAsia"/>
                <w:sz w:val="20"/>
              </w:rPr>
              <w:pPrChange w:id="561" w:author="Author" w:date="2026-05-20T00:25:00Z" w16du:dateUtc="2026-05-19T16:25:00Z">
                <w:pPr>
                  <w:spacing w:after="0" w:line="240" w:lineRule="auto"/>
                </w:pPr>
              </w:pPrChange>
            </w:pPr>
            <w:r w:rsidRPr="000A07C5">
              <w:rPr>
                <w:rFonts w:ascii="Calibri" w:hAnsi="Calibri"/>
                <w:sz w:val="20"/>
              </w:rPr>
              <w:t>Attack</w:t>
            </w:r>
          </w:p>
        </w:tc>
        <w:tc>
          <w:tcPr>
            <w:tcW w:w="1418" w:type="dxa"/>
            <w:vAlign w:val="center"/>
            <w:tcPrChange w:id="562" w:author="Author" w:date="2026-05-20T00:25:00Z" w16du:dateUtc="2026-05-19T16:25:00Z">
              <w:tcPr>
                <w:tcW w:w="1438" w:type="dxa"/>
                <w:gridSpan w:val="2"/>
              </w:tcPr>
            </w:tcPrChange>
          </w:tcPr>
          <w:p w14:paraId="6613F107" w14:textId="5BBF4C70" w:rsidR="003C5103" w:rsidRPr="000A07C5" w:rsidRDefault="003C5103" w:rsidP="003C5103">
            <w:pPr>
              <w:spacing w:after="0" w:line="240" w:lineRule="auto"/>
              <w:jc w:val="center"/>
              <w:rPr>
                <w:rFonts w:ascii="Calibri" w:hAnsi="Calibri"/>
                <w:sz w:val="20"/>
              </w:rPr>
              <w:pPrChange w:id="563" w:author="Author" w:date="2026-05-20T00:25:00Z" w16du:dateUtc="2026-05-19T16:25:00Z">
                <w:pPr>
                  <w:spacing w:after="0" w:line="240" w:lineRule="auto"/>
                </w:pPr>
              </w:pPrChange>
            </w:pPr>
            <w:r w:rsidRPr="000A07C5">
              <w:rPr>
                <w:rFonts w:ascii="Calibri" w:hAnsi="Calibri"/>
                <w:sz w:val="20"/>
              </w:rPr>
              <w:t>Plasma Blade (</w:t>
            </w:r>
            <w:proofErr w:type="spellStart"/>
            <w:r w:rsidRPr="00E66E47">
              <w:rPr>
                <w:rFonts w:ascii="宋体" w:eastAsia="宋体" w:hAnsi="宋体" w:hint="eastAsia"/>
                <w:sz w:val="20"/>
                <w:rPrChange w:id="564" w:author="Author" w:date="2026-05-20T20:11:00Z" w16du:dateUtc="2026-05-20T12:11:00Z">
                  <w:rPr>
                    <w:rFonts w:ascii="微软雅黑" w:eastAsia="微软雅黑" w:hAnsi="微软雅黑" w:cs="微软雅黑" w:hint="eastAsia"/>
                    <w:sz w:val="20"/>
                  </w:rPr>
                </w:rPrChange>
              </w:rPr>
              <w:t>过载电浆</w:t>
            </w:r>
            <w:r w:rsidRPr="00E66E47">
              <w:rPr>
                <w:rFonts w:ascii="宋体" w:eastAsia="宋体" w:hAnsi="宋体" w:hint="eastAsia"/>
                <w:sz w:val="20"/>
                <w:rPrChange w:id="565" w:author="Author" w:date="2026-05-20T20:11:00Z" w16du:dateUtc="2026-05-20T12:11:00Z">
                  <w:rPr>
                    <w:rFonts w:ascii="Calibri" w:hAnsi="Calibri" w:hint="eastAsia"/>
                    <w:sz w:val="20"/>
                  </w:rPr>
                </w:rPrChange>
              </w:rPr>
              <w:t>刃</w:t>
            </w:r>
            <w:proofErr w:type="spellEnd"/>
            <w:r w:rsidRPr="000A07C5">
              <w:rPr>
                <w:rFonts w:ascii="Calibri" w:hAnsi="Calibri"/>
                <w:sz w:val="20"/>
              </w:rPr>
              <w:t>)</w:t>
            </w:r>
          </w:p>
        </w:tc>
        <w:tc>
          <w:tcPr>
            <w:tcW w:w="1842" w:type="dxa"/>
            <w:vAlign w:val="center"/>
            <w:tcPrChange w:id="566" w:author="Author" w:date="2026-05-20T00:25:00Z" w16du:dateUtc="2026-05-19T16:25:00Z">
              <w:tcPr>
                <w:tcW w:w="1663" w:type="dxa"/>
                <w:gridSpan w:val="2"/>
              </w:tcPr>
            </w:tcPrChange>
          </w:tcPr>
          <w:p w14:paraId="261292B4" w14:textId="5EC63345" w:rsidR="003C5103" w:rsidRPr="000A07C5" w:rsidRDefault="003C5103" w:rsidP="003C5103">
            <w:pPr>
              <w:spacing w:after="0" w:line="240" w:lineRule="auto"/>
              <w:jc w:val="center"/>
              <w:rPr>
                <w:rFonts w:ascii="Calibri" w:hAnsi="Calibri"/>
                <w:sz w:val="20"/>
              </w:rPr>
              <w:pPrChange w:id="567" w:author="Author" w:date="2026-05-20T00:24:00Z" w16du:dateUtc="2026-05-19T16:24:00Z">
                <w:pPr>
                  <w:spacing w:after="0" w:line="240" w:lineRule="auto"/>
                </w:pPr>
              </w:pPrChange>
            </w:pPr>
            <w:r w:rsidRPr="000A07C5">
              <w:rPr>
                <w:rFonts w:ascii="Calibri" w:hAnsi="Calibri"/>
                <w:sz w:val="20"/>
              </w:rPr>
              <w:t>Deal 14 damage, but also deal 2 self-damage (absorbed by player Armor first).</w:t>
            </w:r>
          </w:p>
        </w:tc>
        <w:tc>
          <w:tcPr>
            <w:tcW w:w="3396" w:type="dxa"/>
            <w:tcPrChange w:id="568" w:author="Author" w:date="2026-05-20T00:25:00Z" w16du:dateUtc="2026-05-19T16:25:00Z">
              <w:tcPr>
                <w:tcW w:w="3340" w:type="dxa"/>
              </w:tcPr>
            </w:tcPrChange>
          </w:tcPr>
          <w:p w14:paraId="3192D237" w14:textId="014C3985" w:rsidR="003C5103" w:rsidRPr="000A07C5" w:rsidRDefault="003C5103" w:rsidP="003C5103">
            <w:pPr>
              <w:spacing w:after="0" w:line="240" w:lineRule="auto"/>
              <w:jc w:val="both"/>
              <w:rPr>
                <w:rFonts w:ascii="Calibri" w:hAnsi="Calibri"/>
                <w:sz w:val="20"/>
              </w:rPr>
              <w:pPrChange w:id="569" w:author="Author" w:date="2026-05-20T00:24:00Z" w16du:dateUtc="2026-05-19T16:24:00Z">
                <w:pPr>
                  <w:spacing w:after="0" w:line="240" w:lineRule="auto"/>
                </w:pPr>
              </w:pPrChange>
            </w:pPr>
            <w:r w:rsidRPr="000A07C5">
              <w:rPr>
                <w:rFonts w:ascii="Calibri" w:hAnsi="Calibri"/>
                <w:sz w:val="20"/>
              </w:rPr>
              <w:t>The highest raw damage attack card in the deck. The self-damage cost is mitigated when sufficient Armor is available, making it most effective when paired with prior defensive play.</w:t>
            </w:r>
          </w:p>
        </w:tc>
      </w:tr>
      <w:tr w:rsidR="003C5103" w:rsidRPr="00D87E9B" w14:paraId="521466C6" w14:textId="77777777" w:rsidTr="003F52CD">
        <w:tblPrEx>
          <w:tblPrExChange w:id="570" w:author="Author" w:date="2026-05-20T00:25:00Z" w16du:dateUtc="2026-05-19T16:25:00Z">
            <w:tblPrEx>
              <w:tblLayout w:type="fixed"/>
            </w:tblPrEx>
          </w:tblPrExChange>
        </w:tblPrEx>
        <w:tc>
          <w:tcPr>
            <w:tcW w:w="580" w:type="dxa"/>
            <w:vMerge/>
            <w:vAlign w:val="center"/>
            <w:tcPrChange w:id="571" w:author="Author" w:date="2026-05-20T00:25:00Z" w16du:dateUtc="2026-05-19T16:25:00Z">
              <w:tcPr>
                <w:tcW w:w="579" w:type="dxa"/>
                <w:vMerge/>
              </w:tcPr>
            </w:tcPrChange>
          </w:tcPr>
          <w:p w14:paraId="08750C34" w14:textId="0CFEB366" w:rsidR="003C5103" w:rsidRPr="000A07C5" w:rsidRDefault="003C5103" w:rsidP="003C5103">
            <w:pPr>
              <w:spacing w:after="0" w:line="240" w:lineRule="auto"/>
              <w:jc w:val="center"/>
              <w:rPr>
                <w:rFonts w:ascii="Calibri" w:hAnsi="Calibri" w:hint="eastAsia"/>
                <w:sz w:val="20"/>
              </w:rPr>
              <w:pPrChange w:id="572" w:author="Author" w:date="2026-05-20T00:25:00Z" w16du:dateUtc="2026-05-19T16:25:00Z">
                <w:pPr>
                  <w:spacing w:after="0" w:line="240" w:lineRule="auto"/>
                </w:pPr>
              </w:pPrChange>
            </w:pPr>
          </w:p>
        </w:tc>
        <w:tc>
          <w:tcPr>
            <w:tcW w:w="1258" w:type="dxa"/>
            <w:vAlign w:val="center"/>
            <w:tcPrChange w:id="573" w:author="Author" w:date="2026-05-20T00:25:00Z" w16du:dateUtc="2026-05-19T16:25:00Z">
              <w:tcPr>
                <w:tcW w:w="1474" w:type="dxa"/>
                <w:gridSpan w:val="3"/>
              </w:tcPr>
            </w:tcPrChange>
          </w:tcPr>
          <w:p w14:paraId="0D61CC35" w14:textId="42E7AF5F" w:rsidR="003C5103" w:rsidRPr="000A07C5" w:rsidRDefault="003C5103" w:rsidP="003C5103">
            <w:pPr>
              <w:spacing w:after="0" w:line="240" w:lineRule="auto"/>
              <w:jc w:val="center"/>
              <w:rPr>
                <w:rFonts w:ascii="Calibri" w:hAnsi="Calibri"/>
                <w:sz w:val="20"/>
              </w:rPr>
              <w:pPrChange w:id="574" w:author="Author" w:date="2026-05-20T00:25:00Z" w16du:dateUtc="2026-05-19T16:25:00Z">
                <w:pPr>
                  <w:spacing w:after="0" w:line="240" w:lineRule="auto"/>
                </w:pPr>
              </w:pPrChange>
            </w:pPr>
            <w:r w:rsidRPr="000A07C5">
              <w:rPr>
                <w:rFonts w:ascii="Calibri" w:hAnsi="Calibri"/>
                <w:sz w:val="20"/>
              </w:rPr>
              <w:t>Attack</w:t>
            </w:r>
          </w:p>
        </w:tc>
        <w:tc>
          <w:tcPr>
            <w:tcW w:w="1418" w:type="dxa"/>
            <w:vAlign w:val="center"/>
            <w:tcPrChange w:id="575" w:author="Author" w:date="2026-05-20T00:25:00Z" w16du:dateUtc="2026-05-19T16:25:00Z">
              <w:tcPr>
                <w:tcW w:w="1438" w:type="dxa"/>
                <w:gridSpan w:val="2"/>
              </w:tcPr>
            </w:tcPrChange>
          </w:tcPr>
          <w:p w14:paraId="7BE3D242" w14:textId="54555B17" w:rsidR="003C5103" w:rsidRPr="000A07C5" w:rsidRDefault="003C5103" w:rsidP="003C5103">
            <w:pPr>
              <w:spacing w:after="0" w:line="240" w:lineRule="auto"/>
              <w:jc w:val="center"/>
              <w:rPr>
                <w:rFonts w:ascii="Calibri" w:hAnsi="Calibri"/>
                <w:sz w:val="20"/>
              </w:rPr>
              <w:pPrChange w:id="576" w:author="Author" w:date="2026-05-20T00:25:00Z" w16du:dateUtc="2026-05-19T16:25:00Z">
                <w:pPr>
                  <w:spacing w:after="0" w:line="240" w:lineRule="auto"/>
                </w:pPr>
              </w:pPrChange>
            </w:pPr>
            <w:r w:rsidRPr="000A07C5">
              <w:rPr>
                <w:rFonts w:ascii="Calibri" w:hAnsi="Calibri"/>
                <w:sz w:val="20"/>
              </w:rPr>
              <w:t>404 Necro-Protocol (404·</w:t>
            </w:r>
            <w:r w:rsidRPr="00E66E47">
              <w:rPr>
                <w:rFonts w:ascii="宋体" w:eastAsia="宋体" w:hAnsi="宋体"/>
                <w:sz w:val="20"/>
                <w:rPrChange w:id="577" w:author="Author" w:date="2026-05-20T20:11:00Z" w16du:dateUtc="2026-05-20T12:11:00Z">
                  <w:rPr>
                    <w:rFonts w:ascii="Calibri" w:hAnsi="Calibri"/>
                    <w:sz w:val="20"/>
                  </w:rPr>
                </w:rPrChange>
              </w:rPr>
              <w:t>死灵</w:t>
            </w:r>
            <w:r w:rsidRPr="00E66E47">
              <w:rPr>
                <w:rFonts w:ascii="宋体" w:eastAsia="宋体" w:hAnsi="宋体" w:hint="eastAsia"/>
                <w:sz w:val="20"/>
                <w:rPrChange w:id="578" w:author="Author" w:date="2026-05-20T20:11:00Z" w16du:dateUtc="2026-05-20T12:11:00Z">
                  <w:rPr>
                    <w:rFonts w:ascii="微软雅黑" w:eastAsia="微软雅黑" w:hAnsi="微软雅黑" w:cs="微软雅黑" w:hint="eastAsia"/>
                    <w:sz w:val="20"/>
                  </w:rPr>
                </w:rPrChange>
              </w:rPr>
              <w:t>协议</w:t>
            </w:r>
            <w:r w:rsidRPr="000A07C5">
              <w:rPr>
                <w:rFonts w:ascii="Calibri" w:hAnsi="Calibri"/>
                <w:sz w:val="20"/>
              </w:rPr>
              <w:t>)</w:t>
            </w:r>
          </w:p>
        </w:tc>
        <w:tc>
          <w:tcPr>
            <w:tcW w:w="1842" w:type="dxa"/>
            <w:vAlign w:val="center"/>
            <w:tcPrChange w:id="579" w:author="Author" w:date="2026-05-20T00:25:00Z" w16du:dateUtc="2026-05-19T16:25:00Z">
              <w:tcPr>
                <w:tcW w:w="1663" w:type="dxa"/>
                <w:gridSpan w:val="2"/>
              </w:tcPr>
            </w:tcPrChange>
          </w:tcPr>
          <w:p w14:paraId="6E063957" w14:textId="2915C75D" w:rsidR="003C5103" w:rsidRPr="000A07C5" w:rsidRDefault="003C5103" w:rsidP="003C5103">
            <w:pPr>
              <w:spacing w:after="0" w:line="240" w:lineRule="auto"/>
              <w:jc w:val="center"/>
              <w:rPr>
                <w:rFonts w:ascii="Calibri" w:hAnsi="Calibri"/>
                <w:sz w:val="20"/>
              </w:rPr>
              <w:pPrChange w:id="580" w:author="Author" w:date="2026-05-20T00:24:00Z" w16du:dateUtc="2026-05-19T16:24:00Z">
                <w:pPr>
                  <w:spacing w:after="0" w:line="240" w:lineRule="auto"/>
                </w:pPr>
              </w:pPrChange>
            </w:pPr>
            <w:r w:rsidRPr="000A07C5">
              <w:rPr>
                <w:rFonts w:ascii="Calibri" w:hAnsi="Calibri"/>
                <w:sz w:val="20"/>
              </w:rPr>
              <w:t>Deal 9 damage.</w:t>
            </w:r>
          </w:p>
        </w:tc>
        <w:tc>
          <w:tcPr>
            <w:tcW w:w="3396" w:type="dxa"/>
            <w:tcPrChange w:id="581" w:author="Author" w:date="2026-05-20T00:25:00Z" w16du:dateUtc="2026-05-19T16:25:00Z">
              <w:tcPr>
                <w:tcW w:w="3340" w:type="dxa"/>
              </w:tcPr>
            </w:tcPrChange>
          </w:tcPr>
          <w:p w14:paraId="7FD2B91C" w14:textId="7A6B57C2" w:rsidR="003C5103" w:rsidRPr="000A07C5" w:rsidRDefault="003C5103" w:rsidP="003C5103">
            <w:pPr>
              <w:spacing w:after="0" w:line="240" w:lineRule="auto"/>
              <w:jc w:val="both"/>
              <w:rPr>
                <w:rFonts w:ascii="Calibri" w:hAnsi="Calibri"/>
                <w:sz w:val="20"/>
              </w:rPr>
              <w:pPrChange w:id="582" w:author="Author" w:date="2026-05-20T00:24:00Z" w16du:dateUtc="2026-05-19T16:24:00Z">
                <w:pPr>
                  <w:spacing w:after="0" w:line="240" w:lineRule="auto"/>
                </w:pPr>
              </w:pPrChange>
            </w:pPr>
            <w:r w:rsidRPr="000A07C5">
              <w:rPr>
                <w:rFonts w:ascii="Calibri" w:hAnsi="Calibri"/>
                <w:sz w:val="20"/>
              </w:rPr>
              <w:t>A straightforward mid-cost attack card with no side effects. Offers the most reliable damage-per-card among the cost-2 attack options.</w:t>
            </w:r>
          </w:p>
        </w:tc>
      </w:tr>
      <w:tr w:rsidR="003C5103" w:rsidRPr="00D87E9B" w14:paraId="7E89501E" w14:textId="77777777" w:rsidTr="003F52CD">
        <w:tblPrEx>
          <w:tblPrExChange w:id="583" w:author="Author" w:date="2026-05-20T00:25:00Z" w16du:dateUtc="2026-05-19T16:25:00Z">
            <w:tblPrEx>
              <w:tblLayout w:type="fixed"/>
            </w:tblPrEx>
          </w:tblPrExChange>
        </w:tblPrEx>
        <w:tc>
          <w:tcPr>
            <w:tcW w:w="580" w:type="dxa"/>
            <w:vMerge/>
            <w:vAlign w:val="center"/>
            <w:tcPrChange w:id="584" w:author="Author" w:date="2026-05-20T00:25:00Z" w16du:dateUtc="2026-05-19T16:25:00Z">
              <w:tcPr>
                <w:tcW w:w="579" w:type="dxa"/>
                <w:vMerge/>
              </w:tcPr>
            </w:tcPrChange>
          </w:tcPr>
          <w:p w14:paraId="2A7911AB" w14:textId="2448E7F1" w:rsidR="003C5103" w:rsidRPr="000A07C5" w:rsidRDefault="003C5103" w:rsidP="003C5103">
            <w:pPr>
              <w:spacing w:after="0" w:line="240" w:lineRule="auto"/>
              <w:jc w:val="center"/>
              <w:rPr>
                <w:rFonts w:ascii="Calibri" w:hAnsi="Calibri" w:hint="eastAsia"/>
                <w:sz w:val="20"/>
              </w:rPr>
              <w:pPrChange w:id="585" w:author="Author" w:date="2026-05-20T00:25:00Z" w16du:dateUtc="2026-05-19T16:25:00Z">
                <w:pPr>
                  <w:spacing w:after="0" w:line="240" w:lineRule="auto"/>
                </w:pPr>
              </w:pPrChange>
            </w:pPr>
          </w:p>
        </w:tc>
        <w:tc>
          <w:tcPr>
            <w:tcW w:w="1258" w:type="dxa"/>
            <w:vAlign w:val="center"/>
            <w:tcPrChange w:id="586" w:author="Author" w:date="2026-05-20T00:25:00Z" w16du:dateUtc="2026-05-19T16:25:00Z">
              <w:tcPr>
                <w:tcW w:w="1474" w:type="dxa"/>
                <w:gridSpan w:val="3"/>
              </w:tcPr>
            </w:tcPrChange>
          </w:tcPr>
          <w:p w14:paraId="01A788FE" w14:textId="4DE85C88" w:rsidR="003C5103" w:rsidRPr="000A07C5" w:rsidRDefault="003C5103" w:rsidP="003C5103">
            <w:pPr>
              <w:spacing w:after="0" w:line="240" w:lineRule="auto"/>
              <w:jc w:val="center"/>
              <w:rPr>
                <w:rFonts w:ascii="Calibri" w:hAnsi="Calibri"/>
                <w:sz w:val="20"/>
              </w:rPr>
              <w:pPrChange w:id="587" w:author="Author" w:date="2026-05-20T00:25:00Z" w16du:dateUtc="2026-05-19T16:25:00Z">
                <w:pPr>
                  <w:spacing w:after="0" w:line="240" w:lineRule="auto"/>
                </w:pPr>
              </w:pPrChange>
            </w:pPr>
            <w:r w:rsidRPr="000A07C5">
              <w:rPr>
                <w:rFonts w:ascii="Calibri" w:hAnsi="Calibri"/>
                <w:sz w:val="20"/>
              </w:rPr>
              <w:t>Power</w:t>
            </w:r>
          </w:p>
        </w:tc>
        <w:tc>
          <w:tcPr>
            <w:tcW w:w="1418" w:type="dxa"/>
            <w:vAlign w:val="center"/>
            <w:tcPrChange w:id="588" w:author="Author" w:date="2026-05-20T00:25:00Z" w16du:dateUtc="2026-05-19T16:25:00Z">
              <w:tcPr>
                <w:tcW w:w="1438" w:type="dxa"/>
                <w:gridSpan w:val="2"/>
              </w:tcPr>
            </w:tcPrChange>
          </w:tcPr>
          <w:p w14:paraId="133F30C6" w14:textId="4B581496" w:rsidR="003C5103" w:rsidRPr="000A07C5" w:rsidRDefault="003C5103" w:rsidP="003C5103">
            <w:pPr>
              <w:spacing w:after="0" w:line="240" w:lineRule="auto"/>
              <w:jc w:val="center"/>
              <w:rPr>
                <w:rFonts w:ascii="Calibri" w:hAnsi="Calibri"/>
                <w:sz w:val="20"/>
              </w:rPr>
              <w:pPrChange w:id="589" w:author="Author" w:date="2026-05-20T00:25:00Z" w16du:dateUtc="2026-05-19T16:25:00Z">
                <w:pPr>
                  <w:spacing w:after="0" w:line="240" w:lineRule="auto"/>
                </w:pPr>
              </w:pPrChange>
            </w:pPr>
            <w:r w:rsidRPr="000A07C5">
              <w:rPr>
                <w:rFonts w:ascii="Calibri" w:hAnsi="Calibri"/>
                <w:sz w:val="20"/>
              </w:rPr>
              <w:t>OVERCLOCK</w:t>
            </w:r>
          </w:p>
        </w:tc>
        <w:tc>
          <w:tcPr>
            <w:tcW w:w="1842" w:type="dxa"/>
            <w:vAlign w:val="center"/>
            <w:tcPrChange w:id="590" w:author="Author" w:date="2026-05-20T00:25:00Z" w16du:dateUtc="2026-05-19T16:25:00Z">
              <w:tcPr>
                <w:tcW w:w="1663" w:type="dxa"/>
                <w:gridSpan w:val="2"/>
              </w:tcPr>
            </w:tcPrChange>
          </w:tcPr>
          <w:p w14:paraId="7A3ECDC1" w14:textId="22E2027F" w:rsidR="003C5103" w:rsidRPr="000A07C5" w:rsidRDefault="003C5103" w:rsidP="003C5103">
            <w:pPr>
              <w:spacing w:after="0" w:line="240" w:lineRule="auto"/>
              <w:jc w:val="center"/>
              <w:rPr>
                <w:rFonts w:ascii="Calibri" w:hAnsi="Calibri"/>
                <w:sz w:val="20"/>
              </w:rPr>
              <w:pPrChange w:id="591" w:author="Author" w:date="2026-05-20T00:24:00Z" w16du:dateUtc="2026-05-19T16:24:00Z">
                <w:pPr>
                  <w:spacing w:after="0" w:line="240" w:lineRule="auto"/>
                </w:pPr>
              </w:pPrChange>
            </w:pPr>
            <w:r w:rsidRPr="000A07C5">
              <w:rPr>
                <w:rFonts w:ascii="Calibri" w:hAnsi="Calibri"/>
                <w:sz w:val="20"/>
              </w:rPr>
              <w:t>Permanently gain +3 Attack for the remainder of the run, stacking onto all subsequent attacks.</w:t>
            </w:r>
          </w:p>
        </w:tc>
        <w:tc>
          <w:tcPr>
            <w:tcW w:w="3396" w:type="dxa"/>
            <w:tcPrChange w:id="592" w:author="Author" w:date="2026-05-20T00:25:00Z" w16du:dateUtc="2026-05-19T16:25:00Z">
              <w:tcPr>
                <w:tcW w:w="3340" w:type="dxa"/>
              </w:tcPr>
            </w:tcPrChange>
          </w:tcPr>
          <w:p w14:paraId="566868CC" w14:textId="2730CA1D" w:rsidR="003C5103" w:rsidRPr="000A07C5" w:rsidRDefault="003C5103" w:rsidP="003C5103">
            <w:pPr>
              <w:spacing w:after="0" w:line="240" w:lineRule="auto"/>
              <w:jc w:val="both"/>
              <w:rPr>
                <w:rFonts w:ascii="Calibri" w:hAnsi="Calibri"/>
                <w:sz w:val="20"/>
              </w:rPr>
              <w:pPrChange w:id="593" w:author="Author" w:date="2026-05-20T00:24:00Z" w16du:dateUtc="2026-05-19T16:24:00Z">
                <w:pPr>
                  <w:spacing w:after="0" w:line="240" w:lineRule="auto"/>
                </w:pPr>
              </w:pPrChange>
            </w:pPr>
            <w:r w:rsidRPr="000A07C5">
              <w:rPr>
                <w:rFonts w:ascii="Calibri" w:hAnsi="Calibri"/>
                <w:sz w:val="20"/>
              </w:rPr>
              <w:t>A snowball-effect buff card. Since it is exhausted on play, it is used exactly once per run; the earlier it is played, the greater the cumulative benefit across all future attack cards.</w:t>
            </w:r>
          </w:p>
        </w:tc>
      </w:tr>
      <w:tr w:rsidR="003C5103" w:rsidRPr="00D87E9B" w14:paraId="5DD55C06" w14:textId="77777777" w:rsidTr="003F52CD">
        <w:tblPrEx>
          <w:tblPrExChange w:id="594" w:author="Author" w:date="2026-05-20T00:25:00Z" w16du:dateUtc="2026-05-19T16:25:00Z">
            <w:tblPrEx>
              <w:tblLayout w:type="fixed"/>
            </w:tblPrEx>
          </w:tblPrExChange>
        </w:tblPrEx>
        <w:tc>
          <w:tcPr>
            <w:tcW w:w="580" w:type="dxa"/>
            <w:vMerge/>
            <w:vAlign w:val="center"/>
            <w:tcPrChange w:id="595" w:author="Author" w:date="2026-05-20T00:25:00Z" w16du:dateUtc="2026-05-19T16:25:00Z">
              <w:tcPr>
                <w:tcW w:w="579" w:type="dxa"/>
                <w:vMerge/>
              </w:tcPr>
            </w:tcPrChange>
          </w:tcPr>
          <w:p w14:paraId="2411CA00" w14:textId="675DBF09" w:rsidR="003C5103" w:rsidRPr="000A07C5" w:rsidRDefault="003C5103" w:rsidP="003C5103">
            <w:pPr>
              <w:spacing w:after="0" w:line="240" w:lineRule="auto"/>
              <w:jc w:val="center"/>
              <w:rPr>
                <w:rFonts w:ascii="Calibri" w:hAnsi="Calibri" w:hint="eastAsia"/>
                <w:sz w:val="20"/>
              </w:rPr>
              <w:pPrChange w:id="596" w:author="Author" w:date="2026-05-20T00:25:00Z" w16du:dateUtc="2026-05-19T16:25:00Z">
                <w:pPr>
                  <w:spacing w:after="0" w:line="240" w:lineRule="auto"/>
                </w:pPr>
              </w:pPrChange>
            </w:pPr>
          </w:p>
        </w:tc>
        <w:tc>
          <w:tcPr>
            <w:tcW w:w="1258" w:type="dxa"/>
            <w:vAlign w:val="center"/>
            <w:tcPrChange w:id="597" w:author="Author" w:date="2026-05-20T00:25:00Z" w16du:dateUtc="2026-05-19T16:25:00Z">
              <w:tcPr>
                <w:tcW w:w="1474" w:type="dxa"/>
                <w:gridSpan w:val="3"/>
              </w:tcPr>
            </w:tcPrChange>
          </w:tcPr>
          <w:p w14:paraId="597F1A58" w14:textId="1FE0EA1C" w:rsidR="003C5103" w:rsidRPr="000A07C5" w:rsidRDefault="003C5103" w:rsidP="003C5103">
            <w:pPr>
              <w:spacing w:after="0" w:line="240" w:lineRule="auto"/>
              <w:jc w:val="center"/>
              <w:rPr>
                <w:rFonts w:ascii="Calibri" w:hAnsi="Calibri"/>
                <w:sz w:val="20"/>
              </w:rPr>
              <w:pPrChange w:id="598" w:author="Author" w:date="2026-05-20T00:25:00Z" w16du:dateUtc="2026-05-19T16:25:00Z">
                <w:pPr>
                  <w:spacing w:after="0" w:line="240" w:lineRule="auto"/>
                </w:pPr>
              </w:pPrChange>
            </w:pPr>
            <w:r w:rsidRPr="000A07C5">
              <w:rPr>
                <w:rFonts w:ascii="Calibri" w:hAnsi="Calibri"/>
                <w:sz w:val="20"/>
              </w:rPr>
              <w:t>Skill</w:t>
            </w:r>
          </w:p>
        </w:tc>
        <w:tc>
          <w:tcPr>
            <w:tcW w:w="1418" w:type="dxa"/>
            <w:vAlign w:val="center"/>
            <w:tcPrChange w:id="599" w:author="Author" w:date="2026-05-20T00:25:00Z" w16du:dateUtc="2026-05-19T16:25:00Z">
              <w:tcPr>
                <w:tcW w:w="1438" w:type="dxa"/>
                <w:gridSpan w:val="2"/>
              </w:tcPr>
            </w:tcPrChange>
          </w:tcPr>
          <w:p w14:paraId="7C229295" w14:textId="216131F9" w:rsidR="003C5103" w:rsidRPr="000A07C5" w:rsidRDefault="003C5103" w:rsidP="003C5103">
            <w:pPr>
              <w:spacing w:after="0" w:line="240" w:lineRule="auto"/>
              <w:jc w:val="center"/>
              <w:rPr>
                <w:rFonts w:ascii="Calibri" w:hAnsi="Calibri"/>
                <w:sz w:val="20"/>
              </w:rPr>
              <w:pPrChange w:id="600" w:author="Author" w:date="2026-05-20T00:25:00Z" w16du:dateUtc="2026-05-19T16:25:00Z">
                <w:pPr>
                  <w:spacing w:after="0" w:line="240" w:lineRule="auto"/>
                </w:pPr>
              </w:pPrChange>
            </w:pPr>
            <w:r w:rsidRPr="000A07C5">
              <w:rPr>
                <w:rFonts w:ascii="Calibri" w:hAnsi="Calibri"/>
                <w:sz w:val="20"/>
              </w:rPr>
              <w:t xml:space="preserve">Profanation </w:t>
            </w:r>
            <w:proofErr w:type="spellStart"/>
            <w:r w:rsidRPr="000A07C5">
              <w:rPr>
                <w:rFonts w:ascii="Calibri" w:hAnsi="Calibri"/>
                <w:sz w:val="20"/>
              </w:rPr>
              <w:t>Protoco</w:t>
            </w:r>
            <w:proofErr w:type="spellEnd"/>
            <w:r w:rsidRPr="000A07C5">
              <w:rPr>
                <w:rFonts w:ascii="Calibri" w:hAnsi="Calibri"/>
                <w:sz w:val="20"/>
              </w:rPr>
              <w:t xml:space="preserve"> </w:t>
            </w:r>
            <w:r w:rsidRPr="000A07C5">
              <w:rPr>
                <w:rFonts w:ascii="Calibri" w:hAnsi="Calibri"/>
                <w:sz w:val="20"/>
              </w:rPr>
              <w:t>(</w:t>
            </w:r>
            <w:proofErr w:type="spellStart"/>
            <w:r w:rsidRPr="00E66E47">
              <w:rPr>
                <w:rFonts w:ascii="宋体" w:eastAsia="宋体" w:hAnsi="宋体" w:hint="eastAsia"/>
                <w:sz w:val="20"/>
                <w:rPrChange w:id="601" w:author="Author" w:date="2026-05-20T20:11:00Z" w16du:dateUtc="2026-05-20T12:11:00Z">
                  <w:rPr>
                    <w:rFonts w:ascii="微软雅黑" w:eastAsia="微软雅黑" w:hAnsi="微软雅黑" w:cs="微软雅黑" w:hint="eastAsia"/>
                    <w:sz w:val="20"/>
                  </w:rPr>
                </w:rPrChange>
              </w:rPr>
              <w:t>亵渎协议</w:t>
            </w:r>
            <w:proofErr w:type="spellEnd"/>
            <w:r w:rsidRPr="000A07C5">
              <w:rPr>
                <w:rFonts w:ascii="Calibri" w:hAnsi="Calibri"/>
                <w:sz w:val="20"/>
              </w:rPr>
              <w:t>)</w:t>
            </w:r>
          </w:p>
        </w:tc>
        <w:tc>
          <w:tcPr>
            <w:tcW w:w="1842" w:type="dxa"/>
            <w:vAlign w:val="center"/>
            <w:tcPrChange w:id="602" w:author="Author" w:date="2026-05-20T00:25:00Z" w16du:dateUtc="2026-05-19T16:25:00Z">
              <w:tcPr>
                <w:tcW w:w="1663" w:type="dxa"/>
                <w:gridSpan w:val="2"/>
              </w:tcPr>
            </w:tcPrChange>
          </w:tcPr>
          <w:p w14:paraId="555E5E8E" w14:textId="0A75509F" w:rsidR="003C5103" w:rsidRPr="000A07C5" w:rsidRDefault="003C5103" w:rsidP="003C5103">
            <w:pPr>
              <w:spacing w:after="0" w:line="240" w:lineRule="auto"/>
              <w:jc w:val="center"/>
              <w:rPr>
                <w:rFonts w:ascii="Calibri" w:hAnsi="Calibri"/>
                <w:sz w:val="20"/>
              </w:rPr>
              <w:pPrChange w:id="603" w:author="Author" w:date="2026-05-20T00:24:00Z" w16du:dateUtc="2026-05-19T16:24:00Z">
                <w:pPr>
                  <w:spacing w:after="0" w:line="240" w:lineRule="auto"/>
                </w:pPr>
              </w:pPrChange>
            </w:pPr>
            <w:r w:rsidRPr="000A07C5">
              <w:rPr>
                <w:rFonts w:ascii="Calibri" w:hAnsi="Calibri"/>
                <w:sz w:val="20"/>
              </w:rPr>
              <w:t>Deal 8 damage, and set the current rule penalty multiplier to ×2 for this turn.</w:t>
            </w:r>
          </w:p>
        </w:tc>
        <w:tc>
          <w:tcPr>
            <w:tcW w:w="3396" w:type="dxa"/>
            <w:tcPrChange w:id="604" w:author="Author" w:date="2026-05-20T00:25:00Z" w16du:dateUtc="2026-05-19T16:25:00Z">
              <w:tcPr>
                <w:tcW w:w="3340" w:type="dxa"/>
              </w:tcPr>
            </w:tcPrChange>
          </w:tcPr>
          <w:p w14:paraId="205E5451" w14:textId="1717AF88" w:rsidR="003C5103" w:rsidRPr="000A07C5" w:rsidRDefault="003C5103" w:rsidP="003C5103">
            <w:pPr>
              <w:spacing w:after="0" w:line="240" w:lineRule="auto"/>
              <w:jc w:val="both"/>
              <w:rPr>
                <w:rFonts w:ascii="Calibri" w:hAnsi="Calibri"/>
                <w:sz w:val="20"/>
              </w:rPr>
              <w:pPrChange w:id="605" w:author="Author" w:date="2026-05-20T00:24:00Z" w16du:dateUtc="2026-05-19T16:24:00Z">
                <w:pPr>
                  <w:spacing w:after="0" w:line="240" w:lineRule="auto"/>
                </w:pPr>
              </w:pPrChange>
            </w:pPr>
            <w:r w:rsidRPr="000A07C5">
              <w:rPr>
                <w:rFonts w:ascii="Calibri" w:hAnsi="Calibri"/>
                <w:sz w:val="20"/>
              </w:rPr>
              <w:t>A high-risk speculative card. The damage is reasonable, but doubling the active rule's penalty effect can be severely punishing under unfavorable rule modifiers. Requires careful situational judgment before use.</w:t>
            </w:r>
          </w:p>
        </w:tc>
      </w:tr>
    </w:tbl>
    <w:p w14:paraId="49CD8CFC" w14:textId="77777777" w:rsidR="003C5103" w:rsidRDefault="003C5103">
      <w:pPr>
        <w:rPr>
          <w:ins w:id="606" w:author="Author" w:date="2026-05-20T20:00:00Z" w16du:dateUtc="2026-05-20T12:00:00Z"/>
          <w:rFonts w:eastAsia="宋体"/>
          <w:lang w:eastAsia="zh-CN"/>
        </w:rPr>
      </w:pPr>
    </w:p>
    <w:p w14:paraId="165AEF25" w14:textId="77777777" w:rsidR="003C5103" w:rsidRDefault="003C5103">
      <w:pPr>
        <w:rPr>
          <w:ins w:id="607" w:author="Author" w:date="2026-05-20T20:00:00Z" w16du:dateUtc="2026-05-20T12:00:00Z"/>
          <w:rFonts w:eastAsia="宋体"/>
          <w:lang w:eastAsia="zh-CN"/>
        </w:rPr>
      </w:pPr>
    </w:p>
    <w:p w14:paraId="32E09010" w14:textId="77777777" w:rsidR="003C5103" w:rsidRDefault="003C5103">
      <w:pPr>
        <w:rPr>
          <w:ins w:id="608" w:author="Author" w:date="2026-05-20T20:00:00Z" w16du:dateUtc="2026-05-20T12:00:00Z"/>
          <w:rFonts w:eastAsia="宋体"/>
          <w:lang w:eastAsia="zh-CN"/>
        </w:rPr>
      </w:pPr>
    </w:p>
    <w:p w14:paraId="6C7A1463" w14:textId="77777777" w:rsidR="003C5103" w:rsidRDefault="003C5103">
      <w:pPr>
        <w:rPr>
          <w:ins w:id="609" w:author="Author" w:date="2026-05-20T20:11:00Z" w16du:dateUtc="2026-05-20T12:11:00Z"/>
          <w:rFonts w:eastAsia="宋体"/>
          <w:lang w:eastAsia="zh-CN"/>
        </w:rPr>
      </w:pPr>
    </w:p>
    <w:p w14:paraId="4643B5CC" w14:textId="77777777" w:rsidR="00E66E47" w:rsidRDefault="00E66E47">
      <w:pPr>
        <w:rPr>
          <w:ins w:id="610" w:author="Author" w:date="2026-05-20T20:00:00Z" w16du:dateUtc="2026-05-20T12:00:00Z"/>
          <w:rFonts w:eastAsia="宋体" w:hint="eastAsia"/>
          <w:lang w:eastAsia="zh-CN"/>
        </w:rPr>
      </w:pPr>
    </w:p>
    <w:p w14:paraId="0CFF311D" w14:textId="08729047" w:rsidR="000C78BB" w:rsidRPr="00C43270" w:rsidRDefault="000C78BB" w:rsidP="000C78BB">
      <w:pPr>
        <w:spacing w:before="200" w:after="40"/>
        <w:rPr>
          <w:ins w:id="611" w:author="Author" w:date="2026-05-20T20:04:00Z" w16du:dateUtc="2026-05-20T12:04:00Z"/>
          <w:rFonts w:asciiTheme="majorHAnsi" w:eastAsia="宋体" w:hAnsiTheme="majorHAnsi" w:cstheme="majorHAnsi" w:hint="eastAsia"/>
          <w:bCs/>
          <w:sz w:val="20"/>
          <w:szCs w:val="20"/>
          <w:lang w:eastAsia="zh-CN"/>
        </w:rPr>
      </w:pPr>
      <w:ins w:id="612" w:author="Author" w:date="2026-05-20T20:04:00Z" w16du:dateUtc="2026-05-20T12:04:00Z">
        <w:r>
          <w:rPr>
            <w:rFonts w:asciiTheme="majorHAnsi" w:eastAsia="宋体" w:hAnsiTheme="majorHAnsi" w:cstheme="majorHAnsi" w:hint="eastAsia"/>
            <w:bCs/>
            <w:sz w:val="20"/>
            <w:szCs w:val="20"/>
            <w:lang w:eastAsia="zh-CN"/>
          </w:rPr>
          <w:lastRenderedPageBreak/>
          <w:t>Continued</w:t>
        </w:r>
        <w:r w:rsidRPr="00C43270">
          <w:rPr>
            <w:rFonts w:asciiTheme="majorHAnsi" w:hAnsiTheme="majorHAnsi" w:cstheme="majorHAnsi"/>
            <w:bCs/>
            <w:sz w:val="20"/>
            <w:szCs w:val="20"/>
          </w:rPr>
          <w:t xml:space="preserve"> </w:t>
        </w:r>
        <w:r w:rsidRPr="00C43270">
          <w:rPr>
            <w:rFonts w:asciiTheme="majorHAnsi" w:hAnsiTheme="majorHAnsi" w:cstheme="majorHAnsi"/>
            <w:bCs/>
            <w:sz w:val="20"/>
            <w:szCs w:val="20"/>
          </w:rPr>
          <w:t xml:space="preserve">Table </w:t>
        </w:r>
        <w:r w:rsidRPr="00C43270">
          <w:rPr>
            <w:rFonts w:asciiTheme="majorHAnsi" w:hAnsiTheme="majorHAnsi" w:cstheme="majorHAnsi"/>
            <w:bCs/>
            <w:sz w:val="20"/>
            <w:szCs w:val="20"/>
          </w:rPr>
          <w:fldChar w:fldCharType="begin"/>
        </w:r>
        <w:r w:rsidRPr="00C43270">
          <w:rPr>
            <w:rFonts w:asciiTheme="majorHAnsi" w:hAnsiTheme="majorHAnsi" w:cstheme="majorHAnsi"/>
            <w:bCs/>
            <w:sz w:val="20"/>
            <w:szCs w:val="20"/>
          </w:rPr>
          <w:instrText xml:space="preserve"> SEQ Table \* ARABIC </w:instrText>
        </w:r>
        <w:r w:rsidRPr="00C43270">
          <w:rPr>
            <w:rFonts w:asciiTheme="majorHAnsi" w:hAnsiTheme="majorHAnsi" w:cstheme="majorHAnsi"/>
            <w:bCs/>
            <w:sz w:val="20"/>
            <w:szCs w:val="20"/>
          </w:rPr>
          <w:fldChar w:fldCharType="separate"/>
        </w:r>
        <w:r>
          <w:rPr>
            <w:rFonts w:asciiTheme="majorHAnsi" w:hAnsiTheme="majorHAnsi" w:cstheme="majorHAnsi"/>
            <w:bCs/>
            <w:noProof/>
            <w:sz w:val="20"/>
            <w:szCs w:val="20"/>
          </w:rPr>
          <w:t>2</w:t>
        </w:r>
        <w:r w:rsidRPr="00C43270">
          <w:rPr>
            <w:rFonts w:asciiTheme="majorHAnsi" w:hAnsiTheme="majorHAnsi" w:cstheme="majorHAnsi"/>
            <w:bCs/>
            <w:sz w:val="20"/>
            <w:szCs w:val="20"/>
          </w:rPr>
          <w:fldChar w:fldCharType="end"/>
        </w:r>
        <w:r>
          <w:rPr>
            <w:rFonts w:asciiTheme="majorHAnsi" w:eastAsia="宋体" w:hAnsiTheme="majorHAnsi" w:cstheme="majorHAnsi" w:hint="eastAsia"/>
            <w:bCs/>
            <w:sz w:val="20"/>
            <w:szCs w:val="20"/>
            <w:lang w:eastAsia="zh-CN"/>
          </w:rPr>
          <w:t>.  D</w:t>
        </w:r>
        <w:r w:rsidRPr="00F22048">
          <w:rPr>
            <w:rFonts w:asciiTheme="majorHAnsi" w:eastAsia="宋体" w:hAnsiTheme="majorHAnsi" w:cstheme="majorHAnsi"/>
            <w:bCs/>
            <w:sz w:val="20"/>
            <w:szCs w:val="20"/>
            <w:lang w:eastAsia="zh-CN"/>
          </w:rPr>
          <w:t>eck Composition</w:t>
        </w:r>
      </w:ins>
    </w:p>
    <w:tbl>
      <w:tblPr>
        <w:tblStyle w:val="af4"/>
        <w:tblW w:w="0" w:type="auto"/>
        <w:tblLayout w:type="fixed"/>
        <w:tblLook w:val="04A0" w:firstRow="1" w:lastRow="0" w:firstColumn="1" w:lastColumn="0" w:noHBand="0" w:noVBand="1"/>
        <w:tblPrChange w:id="613" w:author="Author" w:date="2026-05-20T20:00:00Z" w16du:dateUtc="2026-05-20T12:00:00Z">
          <w:tblPr>
            <w:tblStyle w:val="af4"/>
            <w:tblW w:w="0" w:type="auto"/>
            <w:tblLayout w:type="fixed"/>
            <w:tblLook w:val="04A0" w:firstRow="1" w:lastRow="0" w:firstColumn="1" w:lastColumn="0" w:noHBand="0" w:noVBand="1"/>
          </w:tblPr>
        </w:tblPrChange>
      </w:tblPr>
      <w:tblGrid>
        <w:gridCol w:w="580"/>
        <w:gridCol w:w="691"/>
        <w:gridCol w:w="567"/>
        <w:gridCol w:w="1418"/>
        <w:gridCol w:w="1842"/>
        <w:gridCol w:w="3396"/>
        <w:tblGridChange w:id="614">
          <w:tblGrid>
            <w:gridCol w:w="579"/>
            <w:gridCol w:w="1"/>
            <w:gridCol w:w="948"/>
            <w:gridCol w:w="310"/>
            <w:gridCol w:w="427"/>
            <w:gridCol w:w="991"/>
            <w:gridCol w:w="435"/>
            <w:gridCol w:w="1407"/>
            <w:gridCol w:w="220"/>
            <w:gridCol w:w="3176"/>
          </w:tblGrid>
        </w:tblGridChange>
      </w:tblGrid>
      <w:tr w:rsidR="003C5103" w:rsidRPr="00D87E9B" w14:paraId="19D7B5F5" w14:textId="77777777" w:rsidTr="003C5103">
        <w:trPr>
          <w:ins w:id="615" w:author="Author" w:date="2026-05-20T20:00:00Z" w16du:dateUtc="2026-05-20T12:00:00Z"/>
        </w:trPr>
        <w:tc>
          <w:tcPr>
            <w:tcW w:w="580" w:type="dxa"/>
            <w:shd w:val="clear" w:color="auto" w:fill="DBE5F1" w:themeFill="accent1" w:themeFillTint="33"/>
            <w:vAlign w:val="center"/>
            <w:tcPrChange w:id="616" w:author="Author" w:date="2026-05-20T20:00:00Z" w16du:dateUtc="2026-05-20T12:00:00Z">
              <w:tcPr>
                <w:tcW w:w="580" w:type="dxa"/>
                <w:gridSpan w:val="2"/>
                <w:vAlign w:val="center"/>
              </w:tcPr>
            </w:tcPrChange>
          </w:tcPr>
          <w:p w14:paraId="2AC26EC0" w14:textId="0D0DDCAF" w:rsidR="003C5103" w:rsidRPr="000A07C5" w:rsidRDefault="003C5103" w:rsidP="003C5103">
            <w:pPr>
              <w:spacing w:after="0" w:line="240" w:lineRule="auto"/>
              <w:jc w:val="center"/>
              <w:rPr>
                <w:ins w:id="617" w:author="Author" w:date="2026-05-20T20:00:00Z" w16du:dateUtc="2026-05-20T12:00:00Z"/>
                <w:rFonts w:ascii="Calibri" w:hAnsi="Calibri" w:hint="eastAsia"/>
                <w:sz w:val="20"/>
              </w:rPr>
            </w:pPr>
            <w:ins w:id="618" w:author="Author" w:date="2026-05-20T20:00:00Z" w16du:dateUtc="2026-05-20T12:00:00Z">
              <w:r w:rsidRPr="000A07C5">
                <w:rPr>
                  <w:rFonts w:ascii="Calibri" w:hAnsi="Calibri"/>
                  <w:b/>
                  <w:sz w:val="20"/>
                </w:rPr>
                <w:t>Cost</w:t>
              </w:r>
            </w:ins>
          </w:p>
        </w:tc>
        <w:tc>
          <w:tcPr>
            <w:tcW w:w="1258" w:type="dxa"/>
            <w:gridSpan w:val="2"/>
            <w:shd w:val="clear" w:color="auto" w:fill="DBE5F1" w:themeFill="accent1" w:themeFillTint="33"/>
            <w:vAlign w:val="center"/>
            <w:tcPrChange w:id="619" w:author="Author" w:date="2026-05-20T20:00:00Z" w16du:dateUtc="2026-05-20T12:00:00Z">
              <w:tcPr>
                <w:tcW w:w="1258" w:type="dxa"/>
                <w:gridSpan w:val="2"/>
                <w:vAlign w:val="center"/>
              </w:tcPr>
            </w:tcPrChange>
          </w:tcPr>
          <w:p w14:paraId="53B83630" w14:textId="67D7EBEE" w:rsidR="003C5103" w:rsidRPr="000A07C5" w:rsidRDefault="003C5103" w:rsidP="003C5103">
            <w:pPr>
              <w:spacing w:after="0" w:line="240" w:lineRule="auto"/>
              <w:jc w:val="center"/>
              <w:rPr>
                <w:ins w:id="620" w:author="Author" w:date="2026-05-20T20:00:00Z" w16du:dateUtc="2026-05-20T12:00:00Z"/>
                <w:rFonts w:ascii="Calibri" w:hAnsi="Calibri"/>
                <w:sz w:val="20"/>
              </w:rPr>
            </w:pPr>
            <w:ins w:id="621" w:author="Author" w:date="2026-05-20T20:00:00Z" w16du:dateUtc="2026-05-20T12:00:00Z">
              <w:r w:rsidRPr="00C43270">
                <w:rPr>
                  <w:rFonts w:ascii="Calibri" w:hAnsi="Calibri" w:hint="eastAsia"/>
                  <w:b/>
                  <w:sz w:val="20"/>
                </w:rPr>
                <w:t>Type</w:t>
              </w:r>
            </w:ins>
          </w:p>
        </w:tc>
        <w:tc>
          <w:tcPr>
            <w:tcW w:w="1418" w:type="dxa"/>
            <w:shd w:val="clear" w:color="auto" w:fill="DBE5F1" w:themeFill="accent1" w:themeFillTint="33"/>
            <w:vAlign w:val="center"/>
            <w:tcPrChange w:id="622" w:author="Author" w:date="2026-05-20T20:00:00Z" w16du:dateUtc="2026-05-20T12:00:00Z">
              <w:tcPr>
                <w:tcW w:w="1418" w:type="dxa"/>
                <w:gridSpan w:val="2"/>
                <w:vAlign w:val="center"/>
              </w:tcPr>
            </w:tcPrChange>
          </w:tcPr>
          <w:p w14:paraId="5D03A0BC" w14:textId="6182F8CD" w:rsidR="003C5103" w:rsidRPr="000A07C5" w:rsidRDefault="003C5103" w:rsidP="003C5103">
            <w:pPr>
              <w:spacing w:after="0" w:line="240" w:lineRule="auto"/>
              <w:jc w:val="center"/>
              <w:rPr>
                <w:ins w:id="623" w:author="Author" w:date="2026-05-20T20:00:00Z" w16du:dateUtc="2026-05-20T12:00:00Z"/>
                <w:rFonts w:ascii="Calibri" w:hAnsi="Calibri"/>
                <w:sz w:val="20"/>
              </w:rPr>
            </w:pPr>
            <w:ins w:id="624" w:author="Author" w:date="2026-05-20T20:00:00Z" w16du:dateUtc="2026-05-20T12:00:00Z">
              <w:r w:rsidRPr="00C43270">
                <w:rPr>
                  <w:rFonts w:ascii="Calibri" w:hAnsi="Calibri" w:hint="eastAsia"/>
                  <w:b/>
                  <w:sz w:val="20"/>
                </w:rPr>
                <w:t>C</w:t>
              </w:r>
              <w:r w:rsidRPr="000A07C5">
                <w:rPr>
                  <w:rFonts w:ascii="Calibri" w:hAnsi="Calibri"/>
                  <w:b/>
                  <w:sz w:val="20"/>
                </w:rPr>
                <w:t>ards</w:t>
              </w:r>
              <w:r w:rsidRPr="00C43270">
                <w:rPr>
                  <w:rFonts w:ascii="Calibri" w:hAnsi="Calibri" w:hint="eastAsia"/>
                  <w:b/>
                  <w:sz w:val="20"/>
                </w:rPr>
                <w:t xml:space="preserve"> Name</w:t>
              </w:r>
            </w:ins>
          </w:p>
        </w:tc>
        <w:tc>
          <w:tcPr>
            <w:tcW w:w="1842" w:type="dxa"/>
            <w:shd w:val="clear" w:color="auto" w:fill="DBE5F1" w:themeFill="accent1" w:themeFillTint="33"/>
            <w:vAlign w:val="center"/>
            <w:tcPrChange w:id="625" w:author="Author" w:date="2026-05-20T20:00:00Z" w16du:dateUtc="2026-05-20T12:00:00Z">
              <w:tcPr>
                <w:tcW w:w="1842" w:type="dxa"/>
                <w:gridSpan w:val="2"/>
                <w:vAlign w:val="center"/>
              </w:tcPr>
            </w:tcPrChange>
          </w:tcPr>
          <w:p w14:paraId="6F3A3797" w14:textId="788FCD86" w:rsidR="003C5103" w:rsidRPr="000A07C5" w:rsidRDefault="003C5103" w:rsidP="003C5103">
            <w:pPr>
              <w:spacing w:after="0" w:line="240" w:lineRule="auto"/>
              <w:jc w:val="center"/>
              <w:rPr>
                <w:ins w:id="626" w:author="Author" w:date="2026-05-20T20:00:00Z" w16du:dateUtc="2026-05-20T12:00:00Z"/>
                <w:rFonts w:ascii="Calibri" w:hAnsi="Calibri"/>
                <w:sz w:val="20"/>
              </w:rPr>
            </w:pPr>
            <w:ins w:id="627" w:author="Author" w:date="2026-05-20T20:00:00Z" w16du:dateUtc="2026-05-20T12:00:00Z">
              <w:r w:rsidRPr="00C43270">
                <w:rPr>
                  <w:rFonts w:ascii="Calibri" w:hAnsi="Calibri" w:hint="eastAsia"/>
                  <w:b/>
                  <w:sz w:val="20"/>
                </w:rPr>
                <w:t>Effect</w:t>
              </w:r>
            </w:ins>
          </w:p>
        </w:tc>
        <w:tc>
          <w:tcPr>
            <w:tcW w:w="3396" w:type="dxa"/>
            <w:shd w:val="clear" w:color="auto" w:fill="DBE5F1" w:themeFill="accent1" w:themeFillTint="33"/>
            <w:vAlign w:val="center"/>
            <w:tcPrChange w:id="628" w:author="Author" w:date="2026-05-20T20:00:00Z" w16du:dateUtc="2026-05-20T12:00:00Z">
              <w:tcPr>
                <w:tcW w:w="3396" w:type="dxa"/>
                <w:gridSpan w:val="2"/>
              </w:tcPr>
            </w:tcPrChange>
          </w:tcPr>
          <w:p w14:paraId="2773A041" w14:textId="3FCC93F4" w:rsidR="003C5103" w:rsidRPr="000A07C5" w:rsidRDefault="003C5103" w:rsidP="003C5103">
            <w:pPr>
              <w:spacing w:after="0" w:line="240" w:lineRule="auto"/>
              <w:jc w:val="center"/>
              <w:rPr>
                <w:ins w:id="629" w:author="Author" w:date="2026-05-20T20:00:00Z" w16du:dateUtc="2026-05-20T12:00:00Z"/>
                <w:rFonts w:ascii="Calibri" w:hAnsi="Calibri"/>
                <w:sz w:val="20"/>
              </w:rPr>
              <w:pPrChange w:id="630" w:author="Author" w:date="2026-05-20T20:00:00Z" w16du:dateUtc="2026-05-20T12:00:00Z">
                <w:pPr>
                  <w:spacing w:after="0" w:line="240" w:lineRule="auto"/>
                  <w:jc w:val="both"/>
                </w:pPr>
              </w:pPrChange>
            </w:pPr>
            <w:ins w:id="631" w:author="Author" w:date="2026-05-20T20:00:00Z" w16du:dateUtc="2026-05-20T12:00:00Z">
              <w:r w:rsidRPr="00C43270">
                <w:rPr>
                  <w:rFonts w:ascii="Calibri" w:hAnsi="Calibri" w:hint="eastAsia"/>
                  <w:b/>
                  <w:sz w:val="20"/>
                </w:rPr>
                <w:t>Description</w:t>
              </w:r>
            </w:ins>
          </w:p>
        </w:tc>
      </w:tr>
      <w:tr w:rsidR="003C5103" w:rsidRPr="00D87E9B" w14:paraId="72F585C3" w14:textId="77777777" w:rsidTr="003F52CD">
        <w:tblPrEx>
          <w:tblPrExChange w:id="632" w:author="Author" w:date="2026-05-20T00:25:00Z" w16du:dateUtc="2026-05-19T16:25:00Z">
            <w:tblPrEx>
              <w:tblLayout w:type="fixed"/>
            </w:tblPrEx>
          </w:tblPrExChange>
        </w:tblPrEx>
        <w:tc>
          <w:tcPr>
            <w:tcW w:w="580" w:type="dxa"/>
            <w:vAlign w:val="center"/>
            <w:tcPrChange w:id="633" w:author="Author" w:date="2026-05-20T00:25:00Z" w16du:dateUtc="2026-05-19T16:25:00Z">
              <w:tcPr>
                <w:tcW w:w="579" w:type="dxa"/>
              </w:tcPr>
            </w:tcPrChange>
          </w:tcPr>
          <w:p w14:paraId="3CCAC997" w14:textId="2A31C042" w:rsidR="003C5103" w:rsidRPr="000A07C5" w:rsidRDefault="003C5103" w:rsidP="003C5103">
            <w:pPr>
              <w:spacing w:after="0" w:line="240" w:lineRule="auto"/>
              <w:jc w:val="center"/>
              <w:rPr>
                <w:rFonts w:ascii="Calibri" w:hAnsi="Calibri" w:hint="eastAsia"/>
                <w:sz w:val="20"/>
              </w:rPr>
              <w:pPrChange w:id="634" w:author="Author" w:date="2026-05-20T00:25:00Z" w16du:dateUtc="2026-05-19T16:25:00Z">
                <w:pPr>
                  <w:spacing w:after="0" w:line="240" w:lineRule="auto"/>
                </w:pPr>
              </w:pPrChange>
            </w:pPr>
            <w:r w:rsidRPr="000A07C5">
              <w:rPr>
                <w:rFonts w:ascii="Calibri" w:hAnsi="Calibri" w:hint="eastAsia"/>
                <w:sz w:val="20"/>
              </w:rPr>
              <w:t>1</w:t>
            </w:r>
          </w:p>
        </w:tc>
        <w:tc>
          <w:tcPr>
            <w:tcW w:w="691" w:type="dxa"/>
            <w:vMerge w:val="restart"/>
            <w:vAlign w:val="center"/>
            <w:tcPrChange w:id="635" w:author="Author" w:date="2026-05-20T00:25:00Z" w16du:dateUtc="2026-05-19T16:25:00Z">
              <w:tcPr>
                <w:tcW w:w="737" w:type="dxa"/>
                <w:gridSpan w:val="2"/>
                <w:vMerge w:val="restart"/>
              </w:tcPr>
            </w:tcPrChange>
          </w:tcPr>
          <w:p w14:paraId="2D737C8E" w14:textId="7C015AE2" w:rsidR="003C5103" w:rsidRPr="000A07C5" w:rsidRDefault="003C5103" w:rsidP="003C5103">
            <w:pPr>
              <w:spacing w:after="0" w:line="240" w:lineRule="auto"/>
              <w:jc w:val="center"/>
              <w:rPr>
                <w:rFonts w:ascii="Calibri" w:hAnsi="Calibri"/>
                <w:sz w:val="20"/>
              </w:rPr>
              <w:pPrChange w:id="636" w:author="Author" w:date="2026-05-20T00:25:00Z" w16du:dateUtc="2026-05-19T16:25:00Z">
                <w:pPr>
                  <w:spacing w:after="0" w:line="240" w:lineRule="auto"/>
                </w:pPr>
              </w:pPrChange>
            </w:pPr>
            <w:r w:rsidRPr="000A07C5">
              <w:rPr>
                <w:rFonts w:ascii="Calibri" w:hAnsi="Calibri"/>
                <w:sz w:val="20"/>
              </w:rPr>
              <w:t>Madness card</w:t>
            </w:r>
            <w:r>
              <w:rPr>
                <w:rFonts w:ascii="Calibri" w:eastAsia="宋体" w:hAnsi="Calibri" w:hint="eastAsia"/>
                <w:sz w:val="20"/>
                <w:lang w:eastAsia="zh-CN"/>
              </w:rPr>
              <w:t>,</w:t>
            </w:r>
            <w:r w:rsidRPr="000A07C5">
              <w:rPr>
                <w:rFonts w:ascii="Calibri" w:hAnsi="Calibri"/>
                <w:sz w:val="20"/>
              </w:rPr>
              <w:t xml:space="preserve"> appears only when SAN ≤ 10</w:t>
            </w:r>
          </w:p>
        </w:tc>
        <w:tc>
          <w:tcPr>
            <w:tcW w:w="567" w:type="dxa"/>
            <w:vAlign w:val="center"/>
            <w:tcPrChange w:id="637" w:author="Author" w:date="2026-05-20T00:25:00Z" w16du:dateUtc="2026-05-19T16:25:00Z">
              <w:tcPr>
                <w:tcW w:w="737" w:type="dxa"/>
                <w:gridSpan w:val="2"/>
              </w:tcPr>
            </w:tcPrChange>
          </w:tcPr>
          <w:p w14:paraId="4AA47342" w14:textId="3A161CC0" w:rsidR="003C5103" w:rsidRPr="000A07C5" w:rsidRDefault="003C5103" w:rsidP="003C5103">
            <w:pPr>
              <w:spacing w:after="0" w:line="240" w:lineRule="auto"/>
              <w:jc w:val="center"/>
              <w:rPr>
                <w:rFonts w:ascii="Calibri" w:hAnsi="Calibri"/>
                <w:sz w:val="20"/>
              </w:rPr>
              <w:pPrChange w:id="638" w:author="Author" w:date="2026-05-20T00:25:00Z" w16du:dateUtc="2026-05-19T16:25:00Z">
                <w:pPr>
                  <w:spacing w:after="0" w:line="240" w:lineRule="auto"/>
                </w:pPr>
              </w:pPrChange>
            </w:pPr>
            <w:r w:rsidRPr="000A07C5">
              <w:rPr>
                <w:rFonts w:ascii="Calibri" w:hAnsi="Calibri"/>
                <w:sz w:val="20"/>
              </w:rPr>
              <w:t>Attack</w:t>
            </w:r>
          </w:p>
        </w:tc>
        <w:tc>
          <w:tcPr>
            <w:tcW w:w="1418" w:type="dxa"/>
            <w:vAlign w:val="center"/>
            <w:tcPrChange w:id="639" w:author="Author" w:date="2026-05-20T00:25:00Z" w16du:dateUtc="2026-05-19T16:25:00Z">
              <w:tcPr>
                <w:tcW w:w="1438" w:type="dxa"/>
                <w:gridSpan w:val="2"/>
              </w:tcPr>
            </w:tcPrChange>
          </w:tcPr>
          <w:p w14:paraId="21E676CE" w14:textId="67FA3875" w:rsidR="003C5103" w:rsidRPr="000A07C5" w:rsidRDefault="003C5103" w:rsidP="003C5103">
            <w:pPr>
              <w:spacing w:after="0" w:line="240" w:lineRule="auto"/>
              <w:jc w:val="center"/>
              <w:rPr>
                <w:rFonts w:ascii="Calibri" w:hAnsi="Calibri"/>
                <w:sz w:val="20"/>
              </w:rPr>
              <w:pPrChange w:id="640" w:author="Author" w:date="2026-05-20T00:25:00Z" w16du:dateUtc="2026-05-19T16:25:00Z">
                <w:pPr>
                  <w:spacing w:after="0" w:line="240" w:lineRule="auto"/>
                </w:pPr>
              </w:pPrChange>
            </w:pPr>
            <w:r w:rsidRPr="000A07C5">
              <w:rPr>
                <w:rFonts w:ascii="Calibri" w:hAnsi="Calibri"/>
                <w:sz w:val="20"/>
              </w:rPr>
              <w:t>Nameless Kiss (</w:t>
            </w:r>
            <w:proofErr w:type="spellStart"/>
            <w:r w:rsidRPr="000A07C5">
              <w:rPr>
                <w:rFonts w:ascii="Calibri" w:hAnsi="Calibri"/>
                <w:sz w:val="20"/>
              </w:rPr>
              <w:t>无名之吻</w:t>
            </w:r>
            <w:proofErr w:type="spellEnd"/>
            <w:r w:rsidRPr="000A07C5">
              <w:rPr>
                <w:rFonts w:ascii="Calibri" w:hAnsi="Calibri"/>
                <w:sz w:val="20"/>
              </w:rPr>
              <w:t>)</w:t>
            </w:r>
          </w:p>
        </w:tc>
        <w:tc>
          <w:tcPr>
            <w:tcW w:w="1842" w:type="dxa"/>
            <w:vAlign w:val="center"/>
            <w:tcPrChange w:id="641" w:author="Author" w:date="2026-05-20T00:25:00Z" w16du:dateUtc="2026-05-19T16:25:00Z">
              <w:tcPr>
                <w:tcW w:w="1663" w:type="dxa"/>
                <w:gridSpan w:val="2"/>
              </w:tcPr>
            </w:tcPrChange>
          </w:tcPr>
          <w:p w14:paraId="21688FC9" w14:textId="0554C07E" w:rsidR="003C5103" w:rsidRPr="000A07C5" w:rsidRDefault="003C5103" w:rsidP="003C5103">
            <w:pPr>
              <w:spacing w:after="0" w:line="240" w:lineRule="auto"/>
              <w:jc w:val="center"/>
              <w:rPr>
                <w:rFonts w:ascii="Calibri" w:hAnsi="Calibri"/>
                <w:sz w:val="20"/>
              </w:rPr>
              <w:pPrChange w:id="642" w:author="Author" w:date="2026-05-20T00:24:00Z" w16du:dateUtc="2026-05-19T16:24:00Z">
                <w:pPr>
                  <w:spacing w:after="0" w:line="240" w:lineRule="auto"/>
                </w:pPr>
              </w:pPrChange>
            </w:pPr>
            <w:r w:rsidRPr="000A07C5">
              <w:rPr>
                <w:rFonts w:ascii="Calibri" w:hAnsi="Calibri"/>
                <w:sz w:val="20"/>
              </w:rPr>
              <w:t>Deal 20 damage, but forcibly lose 3 SAN.</w:t>
            </w:r>
          </w:p>
        </w:tc>
        <w:tc>
          <w:tcPr>
            <w:tcW w:w="3396" w:type="dxa"/>
            <w:tcPrChange w:id="643" w:author="Author" w:date="2026-05-20T00:25:00Z" w16du:dateUtc="2026-05-19T16:25:00Z">
              <w:tcPr>
                <w:tcW w:w="3340" w:type="dxa"/>
              </w:tcPr>
            </w:tcPrChange>
          </w:tcPr>
          <w:p w14:paraId="4360C86B" w14:textId="1F69490A" w:rsidR="003C5103" w:rsidRPr="000A07C5" w:rsidRDefault="003C5103" w:rsidP="003C5103">
            <w:pPr>
              <w:spacing w:after="0" w:line="240" w:lineRule="auto"/>
              <w:jc w:val="both"/>
              <w:rPr>
                <w:rFonts w:ascii="Calibri" w:hAnsi="Calibri"/>
                <w:sz w:val="20"/>
              </w:rPr>
              <w:pPrChange w:id="644" w:author="Author" w:date="2026-05-20T00:24:00Z" w16du:dateUtc="2026-05-19T16:24:00Z">
                <w:pPr>
                  <w:spacing w:after="0" w:line="240" w:lineRule="auto"/>
                </w:pPr>
              </w:pPrChange>
            </w:pPr>
            <w:r w:rsidRPr="000A07C5">
              <w:rPr>
                <w:rFonts w:ascii="Calibri" w:hAnsi="Calibri"/>
                <w:sz w:val="20"/>
              </w:rPr>
              <w:t>The highest single-hit damage card in the deck, available only when the player is already in a state of mental collapse. The 3-SAN cost deepens the crisis further, creating a high-risk-high-reward dynamic. The trained agent uses this card in fewer than 0.1% of plays, as the SAN penalty is strictly unprofitable under the current reward shaping.</w:t>
            </w:r>
          </w:p>
        </w:tc>
      </w:tr>
      <w:tr w:rsidR="003C5103" w:rsidRPr="00D87E9B" w14:paraId="0FBF2C20" w14:textId="77777777" w:rsidTr="003F52CD">
        <w:tblPrEx>
          <w:tblPrExChange w:id="645" w:author="Author" w:date="2026-05-20T00:25:00Z" w16du:dateUtc="2026-05-19T16:25:00Z">
            <w:tblPrEx>
              <w:tblLayout w:type="fixed"/>
            </w:tblPrEx>
          </w:tblPrExChange>
        </w:tblPrEx>
        <w:tc>
          <w:tcPr>
            <w:tcW w:w="580" w:type="dxa"/>
            <w:vAlign w:val="center"/>
            <w:tcPrChange w:id="646" w:author="Author" w:date="2026-05-20T00:25:00Z" w16du:dateUtc="2026-05-19T16:25:00Z">
              <w:tcPr>
                <w:tcW w:w="579" w:type="dxa"/>
              </w:tcPr>
            </w:tcPrChange>
          </w:tcPr>
          <w:p w14:paraId="5395F4DF" w14:textId="7879474E" w:rsidR="003C5103" w:rsidRPr="000A07C5" w:rsidRDefault="003C5103" w:rsidP="003C5103">
            <w:pPr>
              <w:spacing w:after="0" w:line="240" w:lineRule="auto"/>
              <w:jc w:val="center"/>
              <w:rPr>
                <w:rFonts w:ascii="Calibri" w:hAnsi="Calibri" w:hint="eastAsia"/>
                <w:sz w:val="20"/>
              </w:rPr>
              <w:pPrChange w:id="647" w:author="Author" w:date="2026-05-20T00:25:00Z" w16du:dateUtc="2026-05-19T16:25:00Z">
                <w:pPr>
                  <w:spacing w:after="0" w:line="240" w:lineRule="auto"/>
                </w:pPr>
              </w:pPrChange>
            </w:pPr>
            <w:r w:rsidRPr="003F52CD">
              <w:rPr>
                <w:rFonts w:ascii="Calibri" w:hAnsi="Calibri" w:hint="eastAsia"/>
                <w:sz w:val="20"/>
              </w:rPr>
              <w:t>0</w:t>
            </w:r>
          </w:p>
        </w:tc>
        <w:tc>
          <w:tcPr>
            <w:tcW w:w="691" w:type="dxa"/>
            <w:vMerge/>
            <w:vAlign w:val="center"/>
            <w:tcPrChange w:id="648" w:author="Author" w:date="2026-05-20T00:25:00Z" w16du:dateUtc="2026-05-19T16:25:00Z">
              <w:tcPr>
                <w:tcW w:w="737" w:type="dxa"/>
                <w:gridSpan w:val="2"/>
                <w:vMerge/>
              </w:tcPr>
            </w:tcPrChange>
          </w:tcPr>
          <w:p w14:paraId="5978069C" w14:textId="77777777" w:rsidR="003C5103" w:rsidRPr="000A07C5" w:rsidRDefault="003C5103" w:rsidP="003C5103">
            <w:pPr>
              <w:spacing w:after="0" w:line="240" w:lineRule="auto"/>
              <w:jc w:val="center"/>
              <w:rPr>
                <w:rFonts w:ascii="Calibri" w:hAnsi="Calibri"/>
                <w:sz w:val="20"/>
              </w:rPr>
              <w:pPrChange w:id="649" w:author="Author" w:date="2026-05-20T00:25:00Z" w16du:dateUtc="2026-05-19T16:25:00Z">
                <w:pPr>
                  <w:spacing w:after="0" w:line="240" w:lineRule="auto"/>
                </w:pPr>
              </w:pPrChange>
            </w:pPr>
          </w:p>
        </w:tc>
        <w:tc>
          <w:tcPr>
            <w:tcW w:w="567" w:type="dxa"/>
            <w:vAlign w:val="center"/>
            <w:tcPrChange w:id="650" w:author="Author" w:date="2026-05-20T00:25:00Z" w16du:dateUtc="2026-05-19T16:25:00Z">
              <w:tcPr>
                <w:tcW w:w="737" w:type="dxa"/>
                <w:gridSpan w:val="2"/>
              </w:tcPr>
            </w:tcPrChange>
          </w:tcPr>
          <w:p w14:paraId="3AE000E7" w14:textId="3790FCA2" w:rsidR="003C5103" w:rsidRPr="000A07C5" w:rsidRDefault="003C5103" w:rsidP="003C5103">
            <w:pPr>
              <w:spacing w:after="0" w:line="240" w:lineRule="auto"/>
              <w:jc w:val="center"/>
              <w:rPr>
                <w:rFonts w:ascii="Calibri" w:hAnsi="Calibri"/>
                <w:sz w:val="20"/>
              </w:rPr>
              <w:pPrChange w:id="651" w:author="Author" w:date="2026-05-20T00:25:00Z" w16du:dateUtc="2026-05-19T16:25:00Z">
                <w:pPr>
                  <w:spacing w:after="0" w:line="240" w:lineRule="auto"/>
                </w:pPr>
              </w:pPrChange>
            </w:pPr>
            <w:r w:rsidRPr="000A07C5">
              <w:rPr>
                <w:rFonts w:ascii="Calibri" w:hAnsi="Calibri"/>
                <w:sz w:val="20"/>
              </w:rPr>
              <w:t>Skill</w:t>
            </w:r>
          </w:p>
        </w:tc>
        <w:tc>
          <w:tcPr>
            <w:tcW w:w="1418" w:type="dxa"/>
            <w:vAlign w:val="center"/>
            <w:tcPrChange w:id="652" w:author="Author" w:date="2026-05-20T00:25:00Z" w16du:dateUtc="2026-05-19T16:25:00Z">
              <w:tcPr>
                <w:tcW w:w="1438" w:type="dxa"/>
                <w:gridSpan w:val="2"/>
              </w:tcPr>
            </w:tcPrChange>
          </w:tcPr>
          <w:p w14:paraId="3E8F7B5B" w14:textId="15E6AE53" w:rsidR="003C5103" w:rsidRPr="000A07C5" w:rsidRDefault="003C5103" w:rsidP="003C5103">
            <w:pPr>
              <w:spacing w:after="0" w:line="240" w:lineRule="auto"/>
              <w:jc w:val="center"/>
              <w:rPr>
                <w:rFonts w:ascii="Calibri" w:hAnsi="Calibri"/>
                <w:sz w:val="20"/>
              </w:rPr>
              <w:pPrChange w:id="653" w:author="Author" w:date="2026-05-20T00:25:00Z" w16du:dateUtc="2026-05-19T16:25:00Z">
                <w:pPr>
                  <w:spacing w:after="0" w:line="240" w:lineRule="auto"/>
                </w:pPr>
              </w:pPrChange>
            </w:pPr>
            <w:r w:rsidRPr="000A07C5">
              <w:rPr>
                <w:rFonts w:ascii="Calibri" w:hAnsi="Calibri"/>
                <w:sz w:val="20"/>
              </w:rPr>
              <w:t>Black Whisper</w:t>
            </w:r>
            <w:r w:rsidRPr="000A07C5">
              <w:rPr>
                <w:rFonts w:ascii="Calibri" w:hAnsi="Calibri"/>
                <w:sz w:val="20"/>
              </w:rPr>
              <w:t>(</w:t>
            </w:r>
            <w:proofErr w:type="spellStart"/>
            <w:r w:rsidRPr="000A07C5">
              <w:rPr>
                <w:rFonts w:ascii="Calibri" w:hAnsi="Calibri"/>
                <w:sz w:val="20"/>
              </w:rPr>
              <w:t>黑色低</w:t>
            </w:r>
            <w:r w:rsidRPr="000A07C5">
              <w:rPr>
                <w:rFonts w:ascii="微软雅黑" w:eastAsia="微软雅黑" w:hAnsi="微软雅黑" w:cs="微软雅黑" w:hint="eastAsia"/>
                <w:sz w:val="20"/>
              </w:rPr>
              <w:t>语</w:t>
            </w:r>
            <w:proofErr w:type="spellEnd"/>
            <w:r w:rsidRPr="000A07C5">
              <w:rPr>
                <w:rFonts w:ascii="Calibri" w:hAnsi="Calibri"/>
                <w:sz w:val="20"/>
              </w:rPr>
              <w:t>)</w:t>
            </w:r>
          </w:p>
        </w:tc>
        <w:tc>
          <w:tcPr>
            <w:tcW w:w="1842" w:type="dxa"/>
            <w:vAlign w:val="center"/>
            <w:tcPrChange w:id="654" w:author="Author" w:date="2026-05-20T00:25:00Z" w16du:dateUtc="2026-05-19T16:25:00Z">
              <w:tcPr>
                <w:tcW w:w="1663" w:type="dxa"/>
                <w:gridSpan w:val="2"/>
              </w:tcPr>
            </w:tcPrChange>
          </w:tcPr>
          <w:p w14:paraId="217C18F1" w14:textId="395C588C" w:rsidR="003C5103" w:rsidRPr="000A07C5" w:rsidRDefault="003C5103" w:rsidP="003C5103">
            <w:pPr>
              <w:spacing w:after="0" w:line="240" w:lineRule="auto"/>
              <w:jc w:val="center"/>
              <w:rPr>
                <w:rFonts w:ascii="Calibri" w:hAnsi="Calibri"/>
                <w:sz w:val="20"/>
              </w:rPr>
              <w:pPrChange w:id="655" w:author="Author" w:date="2026-05-20T00:24:00Z" w16du:dateUtc="2026-05-19T16:24:00Z">
                <w:pPr>
                  <w:spacing w:after="0" w:line="240" w:lineRule="auto"/>
                </w:pPr>
              </w:pPrChange>
            </w:pPr>
            <w:r w:rsidRPr="000A07C5">
              <w:rPr>
                <w:rFonts w:ascii="Calibri" w:hAnsi="Calibri"/>
                <w:sz w:val="20"/>
              </w:rPr>
              <w:t>Apply 3 stacks of Weak to the enemy, and restore 5 SAN.</w:t>
            </w:r>
          </w:p>
        </w:tc>
        <w:tc>
          <w:tcPr>
            <w:tcW w:w="3396" w:type="dxa"/>
            <w:tcPrChange w:id="656" w:author="Author" w:date="2026-05-20T00:25:00Z" w16du:dateUtc="2026-05-19T16:25:00Z">
              <w:tcPr>
                <w:tcW w:w="3340" w:type="dxa"/>
              </w:tcPr>
            </w:tcPrChange>
          </w:tcPr>
          <w:p w14:paraId="30D5A8F2" w14:textId="6A91B971" w:rsidR="003C5103" w:rsidRPr="000A07C5" w:rsidRDefault="003C5103" w:rsidP="003C5103">
            <w:pPr>
              <w:spacing w:after="0" w:line="240" w:lineRule="auto"/>
              <w:jc w:val="both"/>
              <w:rPr>
                <w:rFonts w:ascii="Calibri" w:hAnsi="Calibri"/>
                <w:sz w:val="20"/>
              </w:rPr>
              <w:pPrChange w:id="657" w:author="Author" w:date="2026-05-20T00:24:00Z" w16du:dateUtc="2026-05-19T16:24:00Z">
                <w:pPr>
                  <w:spacing w:after="0" w:line="240" w:lineRule="auto"/>
                </w:pPr>
              </w:pPrChange>
            </w:pPr>
            <w:r w:rsidRPr="000A07C5">
              <w:rPr>
                <w:rFonts w:ascii="Calibri" w:hAnsi="Calibri"/>
                <w:sz w:val="20"/>
              </w:rPr>
              <w:t xml:space="preserve">The only card in the deck capable of recovering SAN while in a crisis state, functioning as an emergency </w:t>
            </w:r>
            <w:proofErr w:type="spellStart"/>
            <w:r w:rsidRPr="000A07C5">
              <w:rPr>
                <w:rFonts w:ascii="Calibri" w:hAnsi="Calibri"/>
                <w:sz w:val="20"/>
              </w:rPr>
              <w:t>stabiliser</w:t>
            </w:r>
            <w:proofErr w:type="spellEnd"/>
            <w:r w:rsidRPr="000A07C5">
              <w:rPr>
                <w:rFonts w:ascii="Calibri" w:hAnsi="Calibri"/>
                <w:sz w:val="20"/>
              </w:rPr>
              <w:t>. It simultaneously weakens the enemy and pulls the player back from the madness threshold. The trained agent triggers this card in fewer than 0.1% of plays, consistent with its broader strategy of maintaining SAN well above 10 throughout the run.</w:t>
            </w:r>
          </w:p>
        </w:tc>
      </w:tr>
    </w:tbl>
    <w:p w14:paraId="3E0963D0" w14:textId="76508A19" w:rsidR="00D803EE" w:rsidDel="0028278E" w:rsidRDefault="00D803EE" w:rsidP="00F22048">
      <w:pPr>
        <w:spacing w:beforeLines="50" w:before="120"/>
        <w:rPr>
          <w:del w:id="658" w:author="Author" w:date="2026-05-20T19:31:00Z" w16du:dateUtc="2026-05-20T11:31:00Z"/>
        </w:rPr>
        <w:pPrChange w:id="659" w:author="Author" w:date="2026-05-20T19:47:00Z" w16du:dateUtc="2026-05-20T11:47:00Z">
          <w:pPr/>
        </w:pPrChange>
      </w:pPr>
    </w:p>
    <w:p w14:paraId="33533452" w14:textId="77777777" w:rsidR="00996222" w:rsidRPr="00F724C2" w:rsidRDefault="003F52CD" w:rsidP="00F22048">
      <w:pPr>
        <w:spacing w:beforeLines="50" w:before="120" w:after="0" w:line="300" w:lineRule="exact"/>
        <w:ind w:firstLine="284"/>
        <w:jc w:val="both"/>
        <w:rPr>
          <w:ins w:id="660" w:author="Author" w:date="2026-05-20T01:15:00Z" w16du:dateUtc="2026-05-19T17:15:00Z"/>
          <w:rFonts w:ascii="Times New Roman" w:hAnsi="Times New Roman"/>
          <w:rPrChange w:id="661" w:author="Author" w:date="2026-05-20T18:57:00Z" w16du:dateUtc="2026-05-20T10:57:00Z">
            <w:rPr>
              <w:ins w:id="662" w:author="Author" w:date="2026-05-20T01:15:00Z" w16du:dateUtc="2026-05-19T17:15:00Z"/>
              <w:rFonts w:ascii="Calibri" w:eastAsia="宋体" w:hAnsi="Calibri"/>
              <w:lang w:eastAsia="zh-CN"/>
            </w:rPr>
          </w:rPrChange>
        </w:rPr>
        <w:pPrChange w:id="663" w:author="Author" w:date="2026-05-20T19:47:00Z" w16du:dateUtc="2026-05-20T11:47:00Z">
          <w:pPr>
            <w:spacing w:after="120" w:line="280" w:lineRule="exact"/>
            <w:ind w:firstLine="283"/>
          </w:pPr>
        </w:pPrChange>
      </w:pPr>
      <w:ins w:id="664" w:author="Author" w:date="2026-05-20T00:28:00Z" w16du:dateUtc="2026-05-19T16:28:00Z">
        <w:r w:rsidRPr="00F724C2">
          <w:rPr>
            <w:rFonts w:ascii="Times New Roman" w:hAnsi="Times New Roman" w:hint="eastAsia"/>
            <w:rPrChange w:id="665" w:author="Author" w:date="2026-05-20T18:57:00Z" w16du:dateUtc="2026-05-20T10:57:00Z">
              <w:rPr>
                <w:rFonts w:ascii="Calibri" w:eastAsia="宋体" w:hAnsi="Calibri" w:hint="eastAsia"/>
                <w:lang w:eastAsia="zh-CN"/>
              </w:rPr>
            </w:rPrChange>
          </w:rPr>
          <w:t>E</w:t>
        </w:r>
        <w:r w:rsidRPr="00F724C2">
          <w:rPr>
            <w:rFonts w:ascii="Times New Roman" w:hAnsi="Times New Roman"/>
            <w:rPrChange w:id="666" w:author="Author" w:date="2026-05-20T18:57:00Z" w16du:dateUtc="2026-05-20T10:57:00Z">
              <w:rPr>
                <w:rFonts w:ascii="Calibri" w:hAnsi="Calibri"/>
              </w:rPr>
            </w:rPrChange>
          </w:rPr>
          <w:t>very run begins with a fixed 10-card deck</w:t>
        </w:r>
        <w:r w:rsidRPr="00F724C2">
          <w:rPr>
            <w:rFonts w:ascii="Times New Roman" w:hAnsi="Times New Roman" w:hint="eastAsia"/>
            <w:rPrChange w:id="667" w:author="Author" w:date="2026-05-20T18:57:00Z" w16du:dateUtc="2026-05-20T10:57:00Z">
              <w:rPr>
                <w:rFonts w:ascii="Calibri" w:eastAsia="宋体" w:hAnsi="Calibri" w:hint="eastAsia"/>
                <w:lang w:eastAsia="zh-CN"/>
              </w:rPr>
            </w:rPrChange>
          </w:rPr>
          <w:t xml:space="preserve">, including 5 </w:t>
        </w:r>
      </w:ins>
      <w:ins w:id="668" w:author="Author" w:date="2026-05-20T00:28:00Z">
        <w:r w:rsidRPr="00F724C2">
          <w:rPr>
            <w:rFonts w:ascii="Times New Roman" w:hAnsi="Times New Roman"/>
            <w:rPrChange w:id="669" w:author="Author" w:date="2026-05-20T18:57:00Z" w16du:dateUtc="2026-05-20T10:57:00Z">
              <w:rPr>
                <w:rFonts w:ascii="Calibri" w:eastAsia="宋体" w:hAnsi="Calibri"/>
                <w:lang w:eastAsia="zh-CN"/>
              </w:rPr>
            </w:rPrChange>
          </w:rPr>
          <w:t>Rusty Dagger</w:t>
        </w:r>
      </w:ins>
      <w:ins w:id="670" w:author="Author" w:date="2026-05-20T00:28:00Z" w16du:dateUtc="2026-05-19T16:28:00Z">
        <w:r w:rsidRPr="00F724C2">
          <w:rPr>
            <w:rFonts w:ascii="Times New Roman" w:hAnsi="Times New Roman" w:hint="eastAsia"/>
            <w:rPrChange w:id="671" w:author="Author" w:date="2026-05-20T18:57:00Z" w16du:dateUtc="2026-05-20T10:57:00Z">
              <w:rPr>
                <w:rFonts w:ascii="Calibri" w:eastAsia="宋体" w:hAnsi="Calibri" w:hint="eastAsia"/>
                <w:lang w:eastAsia="zh-CN"/>
              </w:rPr>
            </w:rPrChange>
          </w:rPr>
          <w:t xml:space="preserve"> and 5 </w:t>
        </w:r>
      </w:ins>
      <w:ins w:id="672" w:author="Author" w:date="2026-05-20T00:29:00Z">
        <w:r w:rsidRPr="00F724C2">
          <w:rPr>
            <w:rFonts w:ascii="Times New Roman" w:hAnsi="Times New Roman"/>
            <w:rPrChange w:id="673" w:author="Author" w:date="2026-05-20T18:57:00Z" w16du:dateUtc="2026-05-20T10:57:00Z">
              <w:rPr>
                <w:rFonts w:ascii="Calibri" w:eastAsia="宋体" w:hAnsi="Calibri"/>
                <w:lang w:eastAsia="zh-CN"/>
              </w:rPr>
            </w:rPrChange>
          </w:rPr>
          <w:t>Ionic Shield</w:t>
        </w:r>
      </w:ins>
      <w:ins w:id="674" w:author="Author" w:date="2026-05-20T00:29:00Z" w16du:dateUtc="2026-05-19T16:29:00Z">
        <w:r w:rsidR="00BB2D83" w:rsidRPr="00F724C2">
          <w:rPr>
            <w:rFonts w:ascii="Times New Roman" w:hAnsi="Times New Roman" w:hint="eastAsia"/>
            <w:rPrChange w:id="675" w:author="Author" w:date="2026-05-20T18:57:00Z" w16du:dateUtc="2026-05-20T10:57:00Z">
              <w:rPr>
                <w:rFonts w:ascii="Calibri" w:eastAsia="宋体" w:hAnsi="Calibri" w:hint="eastAsia"/>
                <w:lang w:eastAsia="zh-CN"/>
              </w:rPr>
            </w:rPrChange>
          </w:rPr>
          <w:t>.</w:t>
        </w:r>
      </w:ins>
      <w:ins w:id="676" w:author="Author" w:date="2026-05-20T00:28:00Z" w16du:dateUtc="2026-05-19T16:28:00Z">
        <w:r w:rsidRPr="00F724C2">
          <w:rPr>
            <w:rFonts w:ascii="Times New Roman" w:hAnsi="Times New Roman"/>
            <w:rPrChange w:id="677" w:author="Author" w:date="2026-05-20T18:57:00Z" w16du:dateUtc="2026-05-20T10:57:00Z">
              <w:rPr>
                <w:rFonts w:ascii="Calibri" w:hAnsi="Calibri"/>
              </w:rPr>
            </w:rPrChange>
          </w:rPr>
          <w:t xml:space="preserve"> </w:t>
        </w:r>
      </w:ins>
      <w:ins w:id="678" w:author="Author" w:date="2026-05-20T00:29:00Z">
        <w:r w:rsidR="00BB2D83" w:rsidRPr="00F724C2">
          <w:rPr>
            <w:rFonts w:ascii="Times New Roman" w:hAnsi="Times New Roman"/>
            <w:rPrChange w:id="679" w:author="Author" w:date="2026-05-20T18:57:00Z" w16du:dateUtc="2026-05-20T10:57:00Z">
              <w:rPr>
                <w:rFonts w:ascii="Calibri" w:hAnsi="Calibri"/>
              </w:rPr>
            </w:rPrChange>
          </w:rPr>
          <w:t>All remaining cards</w:t>
        </w:r>
      </w:ins>
      <w:ins w:id="680" w:author="Author" w:date="2026-05-20T00:29:00Z" w16du:dateUtc="2026-05-19T16:29:00Z">
        <w:r w:rsidR="00BB2D83" w:rsidRPr="00F724C2">
          <w:rPr>
            <w:rFonts w:ascii="Times New Roman" w:hAnsi="Times New Roman" w:hint="eastAsia"/>
            <w:rPrChange w:id="681" w:author="Author" w:date="2026-05-20T18:57:00Z" w16du:dateUtc="2026-05-20T10:57:00Z">
              <w:rPr>
                <w:rFonts w:ascii="Calibri" w:eastAsia="宋体" w:hAnsi="Calibri" w:hint="eastAsia"/>
                <w:lang w:eastAsia="zh-CN"/>
              </w:rPr>
            </w:rPrChange>
          </w:rPr>
          <w:t xml:space="preserve"> </w:t>
        </w:r>
      </w:ins>
      <w:ins w:id="682" w:author="Author" w:date="2026-05-20T00:29:00Z">
        <w:r w:rsidR="00BB2D83" w:rsidRPr="00F724C2">
          <w:rPr>
            <w:rFonts w:ascii="Times New Roman" w:hAnsi="Times New Roman"/>
            <w:rPrChange w:id="683" w:author="Author" w:date="2026-05-20T18:57:00Z" w16du:dateUtc="2026-05-20T10:57:00Z">
              <w:rPr>
                <w:rFonts w:ascii="Calibri" w:hAnsi="Calibri"/>
              </w:rPr>
            </w:rPrChange>
          </w:rPr>
          <w:t>are acquired exclusively through post-combat loot drops. The two Madness cards (Nameless Kiss, Black Whisper) are not part of the deck at all; they are injected into the player's hand with 30% probability per turn when SAN drops to 10 or below.</w:t>
        </w:r>
        <w:r w:rsidR="00BB2D83" w:rsidRPr="00F724C2" w:rsidDel="00BB2D83">
          <w:rPr>
            <w:rFonts w:ascii="Times New Roman" w:hAnsi="Times New Roman"/>
            <w:rPrChange w:id="684" w:author="Author" w:date="2026-05-20T18:57:00Z" w16du:dateUtc="2026-05-20T10:57:00Z">
              <w:rPr>
                <w:rFonts w:ascii="Calibri" w:hAnsi="Calibri"/>
              </w:rPr>
            </w:rPrChange>
          </w:rPr>
          <w:t xml:space="preserve"> </w:t>
        </w:r>
      </w:ins>
    </w:p>
    <w:p w14:paraId="0946E6E7" w14:textId="49B0425A" w:rsidR="00D803EE" w:rsidRPr="0028278E" w:rsidRDefault="00996222" w:rsidP="0028278E">
      <w:pPr>
        <w:spacing w:after="0" w:line="300" w:lineRule="exact"/>
        <w:ind w:firstLine="284"/>
        <w:jc w:val="both"/>
        <w:rPr>
          <w:rFonts w:ascii="Times New Roman" w:hAnsi="Times New Roman"/>
          <w:rPrChange w:id="685" w:author="Author" w:date="2026-05-20T19:31:00Z" w16du:dateUtc="2026-05-20T11:31:00Z">
            <w:rPr/>
          </w:rPrChange>
        </w:rPr>
        <w:pPrChange w:id="686" w:author="Author" w:date="2026-05-20T19:31:00Z" w16du:dateUtc="2026-05-20T11:31:00Z">
          <w:pPr>
            <w:spacing w:after="120" w:line="280" w:lineRule="exact"/>
            <w:ind w:firstLine="283"/>
          </w:pPr>
        </w:pPrChange>
      </w:pPr>
      <w:ins w:id="687" w:author="Author" w:date="2026-05-20T01:16:00Z" w16du:dateUtc="2026-05-19T17:16:00Z">
        <w:r w:rsidRPr="00F724C2">
          <w:rPr>
            <w:rFonts w:ascii="Times New Roman" w:hAnsi="Times New Roman" w:hint="eastAsia"/>
            <w:rPrChange w:id="688" w:author="Author" w:date="2026-05-20T18:57:00Z" w16du:dateUtc="2026-05-20T10:57:00Z">
              <w:rPr>
                <w:rFonts w:eastAsia="宋体" w:hint="eastAsia"/>
                <w:color w:val="EE0000"/>
                <w:lang w:eastAsia="zh-CN"/>
              </w:rPr>
            </w:rPrChange>
          </w:rPr>
          <w:t>There is also a</w:t>
        </w:r>
      </w:ins>
      <w:ins w:id="689" w:author="Author" w:date="2026-05-20T01:22:00Z" w16du:dateUtc="2026-05-19T17:22:00Z">
        <w:r w:rsidR="00546D2D" w:rsidRPr="00F724C2">
          <w:rPr>
            <w:rFonts w:ascii="Times New Roman" w:hAnsi="Times New Roman" w:hint="eastAsia"/>
            <w:rPrChange w:id="690" w:author="Author" w:date="2026-05-20T18:57:00Z" w16du:dateUtc="2026-05-20T10:57:00Z">
              <w:rPr>
                <w:rFonts w:eastAsia="宋体" w:hint="eastAsia"/>
                <w:color w:val="EE0000"/>
                <w:lang w:eastAsia="zh-CN"/>
              </w:rPr>
            </w:rPrChange>
          </w:rPr>
          <w:t>n</w:t>
        </w:r>
      </w:ins>
      <w:ins w:id="691" w:author="Author" w:date="2026-05-20T01:16:00Z" w16du:dateUtc="2026-05-19T17:16:00Z">
        <w:r w:rsidRPr="00F724C2">
          <w:rPr>
            <w:rFonts w:ascii="Times New Roman" w:hAnsi="Times New Roman" w:hint="eastAsia"/>
            <w:rPrChange w:id="692" w:author="Author" w:date="2026-05-20T18:57:00Z" w16du:dateUtc="2026-05-20T10:57:00Z">
              <w:rPr>
                <w:rFonts w:eastAsia="宋体" w:hint="eastAsia"/>
                <w:color w:val="EE0000"/>
                <w:lang w:eastAsia="zh-CN"/>
              </w:rPr>
            </w:rPrChange>
          </w:rPr>
          <w:t xml:space="preserve"> e</w:t>
        </w:r>
      </w:ins>
      <w:ins w:id="693" w:author="Author" w:date="2026-05-20T01:16:00Z">
        <w:r w:rsidRPr="00F724C2">
          <w:rPr>
            <w:rFonts w:ascii="Times New Roman" w:hAnsi="Times New Roman"/>
            <w:rPrChange w:id="694" w:author="Author" w:date="2026-05-20T18:57:00Z" w16du:dateUtc="2026-05-20T10:57:00Z">
              <w:rPr>
                <w:rFonts w:eastAsia="宋体"/>
                <w:color w:val="EE0000"/>
                <w:lang w:eastAsia="zh-CN"/>
              </w:rPr>
            </w:rPrChange>
          </w:rPr>
          <w:t>xhaust mechanic</w:t>
        </w:r>
      </w:ins>
      <w:ins w:id="695" w:author="Author" w:date="2026-05-20T01:16:00Z" w16du:dateUtc="2026-05-19T17:16:00Z">
        <w:r w:rsidRPr="00F724C2">
          <w:rPr>
            <w:rFonts w:ascii="Times New Roman" w:hAnsi="Times New Roman" w:hint="eastAsia"/>
            <w:rPrChange w:id="696" w:author="Author" w:date="2026-05-20T18:57:00Z" w16du:dateUtc="2026-05-20T10:57:00Z">
              <w:rPr>
                <w:rFonts w:eastAsia="宋体" w:hint="eastAsia"/>
                <w:color w:val="EE0000"/>
                <w:lang w:eastAsia="zh-CN"/>
              </w:rPr>
            </w:rPrChange>
          </w:rPr>
          <w:t xml:space="preserve">. </w:t>
        </w:r>
        <w:r w:rsidRPr="00F724C2">
          <w:rPr>
            <w:rFonts w:ascii="Times New Roman" w:hAnsi="Times New Roman"/>
            <w:rPrChange w:id="697" w:author="Author" w:date="2026-05-20T18:57:00Z" w16du:dateUtc="2026-05-20T10:57:00Z">
              <w:rPr>
                <w:rFonts w:eastAsia="宋体"/>
                <w:color w:val="EE0000"/>
                <w:lang w:eastAsia="zh-CN"/>
              </w:rPr>
            </w:rPrChange>
          </w:rPr>
          <w:t xml:space="preserve">Cards marked as </w:t>
        </w:r>
        <w:r w:rsidRPr="00F724C2">
          <w:rPr>
            <w:rFonts w:ascii="Times New Roman" w:hAnsi="Times New Roman" w:hint="eastAsia"/>
            <w:rPrChange w:id="698" w:author="Author" w:date="2026-05-20T18:57:00Z" w16du:dateUtc="2026-05-20T10:57:00Z">
              <w:rPr>
                <w:rFonts w:eastAsia="宋体" w:hint="eastAsia"/>
                <w:color w:val="EE0000"/>
                <w:lang w:eastAsia="zh-CN"/>
              </w:rPr>
            </w:rPrChange>
          </w:rPr>
          <w:t>e</w:t>
        </w:r>
        <w:r w:rsidRPr="00F724C2">
          <w:rPr>
            <w:rFonts w:ascii="Times New Roman" w:hAnsi="Times New Roman"/>
            <w:rPrChange w:id="699" w:author="Author" w:date="2026-05-20T18:57:00Z" w16du:dateUtc="2026-05-20T10:57:00Z">
              <w:rPr>
                <w:rFonts w:eastAsia="宋体"/>
                <w:color w:val="EE0000"/>
                <w:lang w:eastAsia="zh-CN"/>
              </w:rPr>
            </w:rPrChange>
          </w:rPr>
          <w:t>xhaust are permanently removed from the deck upon play rather than cycling to the discard pile. This makes timing critical</w:t>
        </w:r>
      </w:ins>
      <w:ins w:id="700" w:author="Author" w:date="2026-05-20T01:23:00Z" w16du:dateUtc="2026-05-19T17:23:00Z">
        <w:r w:rsidR="00546D2D" w:rsidRPr="00F724C2">
          <w:rPr>
            <w:rFonts w:ascii="Times New Roman" w:hAnsi="Times New Roman" w:hint="eastAsia"/>
            <w:rPrChange w:id="701" w:author="Author" w:date="2026-05-20T18:57:00Z" w16du:dateUtc="2026-05-20T10:57:00Z">
              <w:rPr>
                <w:rFonts w:eastAsia="宋体" w:hint="eastAsia"/>
                <w:color w:val="EE0000"/>
                <w:lang w:eastAsia="zh-CN"/>
              </w:rPr>
            </w:rPrChange>
          </w:rPr>
          <w:t>. Because</w:t>
        </w:r>
      </w:ins>
      <w:ins w:id="702" w:author="Author" w:date="2026-05-20T01:16:00Z" w16du:dateUtc="2026-05-19T17:16:00Z">
        <w:r w:rsidRPr="00F724C2">
          <w:rPr>
            <w:rFonts w:ascii="Times New Roman" w:hAnsi="Times New Roman"/>
            <w:rPrChange w:id="703" w:author="Author" w:date="2026-05-20T18:57:00Z" w16du:dateUtc="2026-05-20T10:57:00Z">
              <w:rPr>
                <w:rFonts w:eastAsia="宋体"/>
                <w:color w:val="EE0000"/>
                <w:lang w:eastAsia="zh-CN"/>
              </w:rPr>
            </w:rPrChange>
          </w:rPr>
          <w:t xml:space="preserve"> exhausted cards cannot be recovered, deploying them at the wrong moment represents an irreversible strategic cost.</w:t>
        </w:r>
      </w:ins>
      <w:del w:id="704" w:author="Author" w:date="2026-05-20T00:29:00Z" w16du:dateUtc="2026-05-19T16:29:00Z">
        <w:r w:rsidR="00000000" w:rsidDel="00BB2D83">
          <w:rPr>
            <w:rFonts w:ascii="Calibri" w:hAnsi="Calibri"/>
          </w:rPr>
          <w:delText xml:space="preserve">Each card exposes a callable </w:delText>
        </w:r>
        <w:r w:rsidR="00000000" w:rsidDel="00BB2D83">
          <w:rPr>
            <w:rFonts w:ascii="Calibri" w:hAnsi="Calibri"/>
            <w:i/>
          </w:rPr>
          <w:delText>effect(ctx) → dict</w:delText>
        </w:r>
        <w:r w:rsidR="00000000" w:rsidDel="00BB2D83">
          <w:rPr>
            <w:rFonts w:ascii="Calibri" w:hAnsi="Calibri"/>
          </w:rPr>
          <w:delText xml:space="preserve"> that mutates a shared context of player / enemy / rules and returns the deltas needed for reward shaping (Section 4.4). This protocol kept each new card to fewer than 30 lines — a key driver of iteration speed.</w:delText>
        </w:r>
      </w:del>
    </w:p>
    <w:p w14:paraId="0014D236" w14:textId="6B48D142" w:rsidR="00D803EE" w:rsidRPr="006A47D3" w:rsidRDefault="00000000">
      <w:pPr>
        <w:pStyle w:val="21"/>
        <w:rPr>
          <w:rFonts w:ascii="Times New Roman" w:hAnsi="Times New Roman" w:cs="Times New Roman" w:hint="eastAsia"/>
          <w:color w:val="auto"/>
          <w:rPrChange w:id="705" w:author="Author" w:date="2026-05-20T19:34:00Z" w16du:dateUtc="2026-05-20T11:34:00Z">
            <w:rPr>
              <w:color w:val="595959" w:themeColor="text1" w:themeTint="A6"/>
            </w:rPr>
          </w:rPrChange>
        </w:rPr>
      </w:pPr>
      <w:r w:rsidRPr="006A47D3">
        <w:rPr>
          <w:rFonts w:ascii="Times New Roman" w:hAnsi="Times New Roman" w:cs="Times New Roman"/>
          <w:color w:val="auto"/>
          <w:rPrChange w:id="706" w:author="Author" w:date="2026-05-20T19:34:00Z" w16du:dateUtc="2026-05-20T11:34:00Z">
            <w:rPr>
              <w:rFonts w:ascii="Calibri" w:hAnsi="Calibri"/>
              <w:color w:val="595959" w:themeColor="text1" w:themeTint="A6"/>
            </w:rPr>
          </w:rPrChange>
        </w:rPr>
        <w:t>3.5</w:t>
      </w:r>
      <w:del w:id="707" w:author="Author" w:date="2026-05-20T19:34:00Z" w16du:dateUtc="2026-05-20T11:34:00Z">
        <w:r w:rsidRPr="006A47D3" w:rsidDel="006A47D3">
          <w:rPr>
            <w:rFonts w:ascii="Times New Roman" w:hAnsi="Times New Roman" w:cs="Times New Roman"/>
            <w:color w:val="auto"/>
            <w:rPrChange w:id="708" w:author="Author" w:date="2026-05-20T19:34:00Z" w16du:dateUtc="2026-05-20T11:34: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709" w:author="Author" w:date="2026-05-20T19:34:00Z" w16du:dateUtc="2026-05-20T11:34:00Z">
            <w:rPr>
              <w:rFonts w:ascii="Calibri" w:hAnsi="Calibri"/>
              <w:color w:val="595959" w:themeColor="text1" w:themeTint="A6"/>
            </w:rPr>
          </w:rPrChange>
        </w:rPr>
        <w:t xml:space="preserve"> Rules</w:t>
      </w:r>
    </w:p>
    <w:p w14:paraId="39D10E20" w14:textId="30A148B4" w:rsidR="00D803EE" w:rsidRPr="00F724C2" w:rsidRDefault="00000000" w:rsidP="0028278E">
      <w:pPr>
        <w:spacing w:after="0" w:line="300" w:lineRule="exact"/>
        <w:ind w:firstLine="284"/>
        <w:jc w:val="both"/>
        <w:rPr>
          <w:ins w:id="710" w:author="Author" w:date="2026-05-20T00:38:00Z" w16du:dateUtc="2026-05-19T16:38:00Z"/>
          <w:rFonts w:ascii="Times New Roman" w:hAnsi="Times New Roman"/>
          <w:rPrChange w:id="711" w:author="Author" w:date="2026-05-20T18:57:00Z" w16du:dateUtc="2026-05-20T10:57:00Z">
            <w:rPr>
              <w:ins w:id="712" w:author="Author" w:date="2026-05-20T00:38:00Z" w16du:dateUtc="2026-05-19T16:38:00Z"/>
              <w:rFonts w:ascii="Calibri" w:eastAsia="宋体" w:hAnsi="Calibri"/>
              <w:lang w:eastAsia="zh-CN"/>
            </w:rPr>
          </w:rPrChange>
        </w:rPr>
        <w:pPrChange w:id="713" w:author="Author" w:date="2026-05-20T19:31:00Z" w16du:dateUtc="2026-05-20T11:31:00Z">
          <w:pPr>
            <w:spacing w:after="120" w:line="280" w:lineRule="exact"/>
            <w:ind w:firstLine="283"/>
          </w:pPr>
        </w:pPrChange>
      </w:pPr>
      <w:r w:rsidRPr="00F724C2">
        <w:rPr>
          <w:rFonts w:ascii="Times New Roman" w:hAnsi="Times New Roman"/>
          <w:rPrChange w:id="714" w:author="Author" w:date="2026-05-20T18:57:00Z" w16du:dateUtc="2026-05-20T10:57:00Z">
            <w:rPr>
              <w:rFonts w:ascii="Calibri" w:hAnsi="Calibri"/>
            </w:rPr>
          </w:rPrChange>
        </w:rPr>
        <w:t>Rules are floor-scoped global modifiers that perturb the attack-damage, armor-gain, and SAN-loss equations. The pool holds six rules</w:t>
      </w:r>
      <w:del w:id="715" w:author="Author" w:date="2026-05-19T18:32:00Z" w16du:dateUtc="2026-05-19T10:32:00Z">
        <w:r w:rsidRPr="00F724C2" w:rsidDel="00C16164">
          <w:rPr>
            <w:rFonts w:ascii="Times New Roman" w:hAnsi="Times New Roman"/>
            <w:rPrChange w:id="716" w:author="Author" w:date="2026-05-20T18:57:00Z" w16du:dateUtc="2026-05-20T10:57:00Z">
              <w:rPr>
                <w:rFonts w:ascii="Calibri" w:hAnsi="Calibri"/>
              </w:rPr>
            </w:rPrChange>
          </w:rPr>
          <w:delText xml:space="preserve">; </w:delText>
        </w:r>
      </w:del>
      <w:ins w:id="717" w:author="Author" w:date="2026-05-19T18:32:00Z" w16du:dateUtc="2026-05-19T10:32:00Z">
        <w:r w:rsidR="00C16164" w:rsidRPr="00F724C2">
          <w:rPr>
            <w:rFonts w:ascii="Times New Roman" w:hAnsi="Times New Roman" w:hint="eastAsia"/>
            <w:rPrChange w:id="718" w:author="Author" w:date="2026-05-20T18:57:00Z" w16du:dateUtc="2026-05-20T10:57:00Z">
              <w:rPr>
                <w:rFonts w:ascii="Calibri" w:eastAsia="宋体" w:hAnsi="Calibri" w:hint="eastAsia"/>
                <w:lang w:eastAsia="zh-CN"/>
              </w:rPr>
            </w:rPrChange>
          </w:rPr>
          <w:t>.</w:t>
        </w:r>
        <w:r w:rsidR="00C16164" w:rsidRPr="00F724C2">
          <w:rPr>
            <w:rFonts w:ascii="Times New Roman" w:hAnsi="Times New Roman"/>
            <w:rPrChange w:id="719" w:author="Author" w:date="2026-05-20T18:57:00Z" w16du:dateUtc="2026-05-20T10:57:00Z">
              <w:rPr>
                <w:rFonts w:ascii="Calibri" w:hAnsi="Calibri"/>
              </w:rPr>
            </w:rPrChange>
          </w:rPr>
          <w:t xml:space="preserve"> </w:t>
        </w:r>
        <w:r w:rsidR="00C16164" w:rsidRPr="00F724C2">
          <w:rPr>
            <w:rFonts w:ascii="Times New Roman" w:hAnsi="Times New Roman" w:hint="eastAsia"/>
            <w:rPrChange w:id="720" w:author="Author" w:date="2026-05-20T18:57:00Z" w16du:dateUtc="2026-05-20T10:57:00Z">
              <w:rPr>
                <w:rFonts w:ascii="Calibri" w:eastAsia="宋体" w:hAnsi="Calibri" w:hint="eastAsia"/>
                <w:lang w:eastAsia="zh-CN"/>
              </w:rPr>
            </w:rPrChange>
          </w:rPr>
          <w:t xml:space="preserve">At every floor entry, </w:t>
        </w:r>
      </w:ins>
      <w:ins w:id="721" w:author="Author" w:date="2026-05-19T18:33:00Z" w16du:dateUtc="2026-05-19T10:33:00Z">
        <w:r w:rsidR="00C16164" w:rsidRPr="00F724C2">
          <w:rPr>
            <w:rFonts w:ascii="Times New Roman" w:hAnsi="Times New Roman" w:hint="eastAsia"/>
            <w:rPrChange w:id="722" w:author="Author" w:date="2026-05-20T18:57:00Z" w16du:dateUtc="2026-05-20T10:57:00Z">
              <w:rPr>
                <w:rFonts w:ascii="Calibri" w:eastAsia="宋体" w:hAnsi="Calibri" w:hint="eastAsia"/>
                <w:lang w:eastAsia="zh-CN"/>
              </w:rPr>
            </w:rPrChange>
          </w:rPr>
          <w:t>o</w:t>
        </w:r>
      </w:ins>
      <w:ins w:id="723" w:author="Author" w:date="2026-05-19T18:33:00Z">
        <w:r w:rsidR="00C16164" w:rsidRPr="00F724C2">
          <w:rPr>
            <w:rFonts w:ascii="Times New Roman" w:hAnsi="Times New Roman"/>
            <w:rPrChange w:id="724" w:author="Author" w:date="2026-05-20T18:57:00Z" w16du:dateUtc="2026-05-20T10:57:00Z">
              <w:rPr>
                <w:rFonts w:ascii="Calibri" w:eastAsia="宋体" w:hAnsi="Calibri"/>
                <w:lang w:eastAsia="zh-CN"/>
              </w:rPr>
            </w:rPrChange>
          </w:rPr>
          <w:t>ne rule will be selected random</w:t>
        </w:r>
      </w:ins>
      <w:ins w:id="725" w:author="Author" w:date="2026-05-19T18:33:00Z" w16du:dateUtc="2026-05-19T10:33:00Z">
        <w:r w:rsidR="00C16164" w:rsidRPr="00F724C2">
          <w:rPr>
            <w:rFonts w:ascii="Times New Roman" w:hAnsi="Times New Roman" w:hint="eastAsia"/>
            <w:rPrChange w:id="726" w:author="Author" w:date="2026-05-20T18:57:00Z" w16du:dateUtc="2026-05-20T10:57:00Z">
              <w:rPr>
                <w:rFonts w:ascii="Calibri" w:eastAsia="宋体" w:hAnsi="Calibri" w:hint="eastAsia"/>
                <w:lang w:eastAsia="zh-CN"/>
              </w:rPr>
            </w:rPrChange>
          </w:rPr>
          <w:t xml:space="preserve">ly and </w:t>
        </w:r>
      </w:ins>
      <w:ins w:id="727" w:author="Author" w:date="2026-05-19T18:34:00Z" w16du:dateUtc="2026-05-19T10:34:00Z">
        <w:r w:rsidR="00C16164" w:rsidRPr="00F724C2">
          <w:rPr>
            <w:rFonts w:ascii="Times New Roman" w:hAnsi="Times New Roman" w:hint="eastAsia"/>
            <w:rPrChange w:id="728" w:author="Author" w:date="2026-05-20T18:57:00Z" w16du:dateUtc="2026-05-20T10:57:00Z">
              <w:rPr>
                <w:rFonts w:ascii="Calibri" w:eastAsia="宋体" w:hAnsi="Calibri" w:hint="eastAsia"/>
                <w:lang w:eastAsia="zh-CN"/>
              </w:rPr>
            </w:rPrChange>
          </w:rPr>
          <w:t>uniformly</w:t>
        </w:r>
      </w:ins>
      <w:ins w:id="729" w:author="Author" w:date="2026-05-19T18:33:00Z">
        <w:r w:rsidR="00C16164" w:rsidRPr="00F724C2">
          <w:rPr>
            <w:rFonts w:ascii="Times New Roman" w:hAnsi="Times New Roman"/>
            <w:rPrChange w:id="730" w:author="Author" w:date="2026-05-20T18:57:00Z" w16du:dateUtc="2026-05-20T10:57:00Z">
              <w:rPr>
                <w:rFonts w:ascii="Calibri" w:eastAsia="宋体" w:hAnsi="Calibri"/>
                <w:lang w:eastAsia="zh-CN"/>
              </w:rPr>
            </w:rPrChange>
          </w:rPr>
          <w:t xml:space="preserve"> from the six rules</w:t>
        </w:r>
      </w:ins>
      <w:del w:id="731" w:author="Author" w:date="2026-05-19T18:34:00Z" w16du:dateUtc="2026-05-19T10:34:00Z">
        <w:r w:rsidRPr="00F724C2" w:rsidDel="00C16164">
          <w:rPr>
            <w:rFonts w:ascii="Times New Roman" w:hAnsi="Times New Roman"/>
            <w:rPrChange w:id="732" w:author="Author" w:date="2026-05-20T18:57:00Z" w16du:dateUtc="2026-05-20T10:57:00Z">
              <w:rPr>
                <w:rFonts w:ascii="Calibri" w:hAnsi="Calibri"/>
              </w:rPr>
            </w:rPrChange>
          </w:rPr>
          <w:delText>exactly one is rolled uniformly at floor entry</w:delText>
        </w:r>
      </w:del>
      <w:del w:id="733" w:author="Author" w:date="2026-05-19T18:31:00Z" w16du:dateUtc="2026-05-19T10:31:00Z">
        <w:r w:rsidRPr="00F724C2" w:rsidDel="00EC4550">
          <w:rPr>
            <w:rFonts w:ascii="Times New Roman" w:hAnsi="Times New Roman"/>
            <w:rPrChange w:id="734" w:author="Author" w:date="2026-05-20T18:57:00Z" w16du:dateUtc="2026-05-20T10:57:00Z">
              <w:rPr>
                <w:rFonts w:ascii="Calibri" w:hAnsi="Calibri"/>
              </w:rPr>
            </w:rPrChange>
          </w:rPr>
          <w:delText xml:space="preserve"> (the </w:delText>
        </w:r>
        <w:r w:rsidRPr="00F724C2" w:rsidDel="00EC4550">
          <w:rPr>
            <w:rFonts w:ascii="Times New Roman" w:hAnsi="Times New Roman"/>
            <w:rPrChange w:id="735" w:author="Author" w:date="2026-05-20T18:57:00Z" w16du:dateUtc="2026-05-20T10:57:00Z">
              <w:rPr>
                <w:rFonts w:ascii="Calibri" w:hAnsi="Calibri"/>
                <w:i/>
              </w:rPr>
            </w:rPrChange>
          </w:rPr>
          <w:delText>post-balance</w:delText>
        </w:r>
        <w:r w:rsidRPr="00F724C2" w:rsidDel="00EC4550">
          <w:rPr>
            <w:rFonts w:ascii="Times New Roman" w:hAnsi="Times New Roman"/>
            <w:rPrChange w:id="736" w:author="Author" w:date="2026-05-20T18:57:00Z" w16du:dateUtc="2026-05-20T10:57:00Z">
              <w:rPr>
                <w:rFonts w:ascii="Calibri" w:hAnsi="Calibri"/>
              </w:rPr>
            </w:rPrChange>
          </w:rPr>
          <w:delText xml:space="preserve"> configuration — an earlier two-rule-per-floor variant on stage 2 caused unrecoverable damage spirals and was reverted; see Section 7.1)</w:delText>
        </w:r>
      </w:del>
      <w:r w:rsidRPr="00F724C2">
        <w:rPr>
          <w:rFonts w:ascii="Times New Roman" w:hAnsi="Times New Roman"/>
          <w:rPrChange w:id="737" w:author="Author" w:date="2026-05-20T18:57:00Z" w16du:dateUtc="2026-05-20T10:57:00Z">
            <w:rPr>
              <w:rFonts w:ascii="Calibri" w:hAnsi="Calibri"/>
            </w:rPr>
          </w:rPrChange>
        </w:rPr>
        <w:t>. Rules are the primary source of run-to-run variance</w:t>
      </w:r>
      <w:del w:id="738" w:author="Author" w:date="2026-05-19T18:29:00Z" w16du:dateUtc="2026-05-19T10:29:00Z">
        <w:r w:rsidRPr="00F724C2" w:rsidDel="00EC4550">
          <w:rPr>
            <w:rFonts w:ascii="Times New Roman" w:hAnsi="Times New Roman"/>
            <w:rPrChange w:id="739" w:author="Author" w:date="2026-05-20T18:57:00Z" w16du:dateUtc="2026-05-20T10:57:00Z">
              <w:rPr>
                <w:rFonts w:ascii="Calibri" w:hAnsi="Calibri"/>
              </w:rPr>
            </w:rPrChange>
          </w:rPr>
          <w:delText xml:space="preserve"> and explain most of the 15.7-point standard deviation in episodic</w:delText>
        </w:r>
      </w:del>
      <w:ins w:id="740" w:author="Author" w:date="2026-05-20T00:58:00Z" w16du:dateUtc="2026-05-19T16:58:00Z">
        <w:r w:rsidR="00D4415D" w:rsidRPr="00F724C2">
          <w:rPr>
            <w:rFonts w:ascii="Times New Roman" w:hAnsi="Times New Roman" w:hint="eastAsia"/>
            <w:rPrChange w:id="741" w:author="Author" w:date="2026-05-20T18:57:00Z" w16du:dateUtc="2026-05-20T10:57:00Z">
              <w:rPr>
                <w:rFonts w:ascii="Calibri" w:eastAsia="宋体" w:hAnsi="Calibri" w:hint="eastAsia"/>
                <w:lang w:eastAsia="zh-CN"/>
              </w:rPr>
            </w:rPrChange>
          </w:rPr>
          <w:t>. Details could be saw as below table</w:t>
        </w:r>
      </w:ins>
      <w:del w:id="742" w:author="Author" w:date="2026-05-19T18:29:00Z" w16du:dateUtc="2026-05-19T10:29:00Z">
        <w:r w:rsidRPr="00F724C2" w:rsidDel="00EC4550">
          <w:rPr>
            <w:rFonts w:ascii="Times New Roman" w:hAnsi="Times New Roman"/>
            <w:rPrChange w:id="743" w:author="Author" w:date="2026-05-20T18:57:00Z" w16du:dateUtc="2026-05-20T10:57:00Z">
              <w:rPr>
                <w:rFonts w:ascii="Calibri" w:hAnsi="Calibri"/>
              </w:rPr>
            </w:rPrChange>
          </w:rPr>
          <w:delText xml:space="preserve"> reward reported in Section 6</w:delText>
        </w:r>
      </w:del>
      <w:r w:rsidRPr="00F724C2">
        <w:rPr>
          <w:rFonts w:ascii="Times New Roman" w:hAnsi="Times New Roman"/>
          <w:rPrChange w:id="744" w:author="Author" w:date="2026-05-20T18:57:00Z" w16du:dateUtc="2026-05-20T10:57:00Z">
            <w:rPr>
              <w:rFonts w:ascii="Calibri" w:hAnsi="Calibri"/>
            </w:rPr>
          </w:rPrChange>
        </w:rPr>
        <w:t>.</w:t>
      </w:r>
    </w:p>
    <w:p w14:paraId="7F4757B9" w14:textId="67F69B4B" w:rsidR="00F22048" w:rsidRPr="00F22048" w:rsidRDefault="00F22048" w:rsidP="00F22048">
      <w:pPr>
        <w:spacing w:before="200" w:after="40"/>
        <w:rPr>
          <w:ins w:id="745" w:author="Author" w:date="2026-05-20T19:47:00Z" w16du:dateUtc="2026-05-20T11:47:00Z"/>
          <w:rFonts w:asciiTheme="majorHAnsi" w:eastAsia="宋体" w:hAnsiTheme="majorHAnsi" w:cstheme="majorHAnsi" w:hint="eastAsia"/>
          <w:bCs/>
          <w:sz w:val="20"/>
          <w:szCs w:val="20"/>
          <w:lang w:eastAsia="zh-CN"/>
          <w:rPrChange w:id="746" w:author="Author" w:date="2026-05-20T19:48:00Z" w16du:dateUtc="2026-05-20T11:48:00Z">
            <w:rPr>
              <w:ins w:id="747" w:author="Author" w:date="2026-05-20T19:47:00Z" w16du:dateUtc="2026-05-20T11:47:00Z"/>
            </w:rPr>
          </w:rPrChange>
        </w:rPr>
        <w:pPrChange w:id="748" w:author="Author" w:date="2026-05-20T19:48:00Z" w16du:dateUtc="2026-05-20T11:48:00Z">
          <w:pPr/>
        </w:pPrChange>
      </w:pPr>
      <w:ins w:id="749" w:author="Author" w:date="2026-05-20T19:47:00Z" w16du:dateUtc="2026-05-20T11:47:00Z">
        <w:r w:rsidRPr="00F22048">
          <w:rPr>
            <w:rFonts w:asciiTheme="majorHAnsi" w:hAnsiTheme="majorHAnsi" w:cstheme="majorHAnsi"/>
            <w:bCs/>
            <w:sz w:val="20"/>
            <w:szCs w:val="20"/>
            <w:rPrChange w:id="750" w:author="Author" w:date="2026-05-20T19:48:00Z" w16du:dateUtc="2026-05-20T11:48:00Z">
              <w:rPr/>
            </w:rPrChange>
          </w:rPr>
          <w:t xml:space="preserve">Table </w:t>
        </w:r>
        <w:r w:rsidRPr="00F22048">
          <w:rPr>
            <w:rFonts w:asciiTheme="majorHAnsi" w:hAnsiTheme="majorHAnsi" w:cstheme="majorHAnsi"/>
            <w:bCs/>
            <w:sz w:val="20"/>
            <w:szCs w:val="20"/>
            <w:rPrChange w:id="751" w:author="Author" w:date="2026-05-20T19:48:00Z" w16du:dateUtc="2026-05-20T11:48:00Z">
              <w:rPr/>
            </w:rPrChange>
          </w:rPr>
          <w:fldChar w:fldCharType="begin"/>
        </w:r>
        <w:r w:rsidRPr="00F22048">
          <w:rPr>
            <w:rFonts w:asciiTheme="majorHAnsi" w:hAnsiTheme="majorHAnsi" w:cstheme="majorHAnsi"/>
            <w:bCs/>
            <w:sz w:val="20"/>
            <w:szCs w:val="20"/>
            <w:rPrChange w:id="752" w:author="Author" w:date="2026-05-20T19:48:00Z" w16du:dateUtc="2026-05-20T11:48:00Z">
              <w:rPr/>
            </w:rPrChange>
          </w:rPr>
          <w:instrText xml:space="preserve"> SEQ Table \* ARABIC </w:instrText>
        </w:r>
      </w:ins>
      <w:r w:rsidRPr="00F22048">
        <w:rPr>
          <w:rFonts w:asciiTheme="majorHAnsi" w:hAnsiTheme="majorHAnsi" w:cstheme="majorHAnsi"/>
          <w:bCs/>
          <w:sz w:val="20"/>
          <w:szCs w:val="20"/>
          <w:rPrChange w:id="753" w:author="Author" w:date="2026-05-20T19:48:00Z" w16du:dateUtc="2026-05-20T11:48:00Z">
            <w:rPr/>
          </w:rPrChange>
        </w:rPr>
        <w:fldChar w:fldCharType="separate"/>
      </w:r>
      <w:ins w:id="754" w:author="Author" w:date="2026-05-20T19:51:00Z" w16du:dateUtc="2026-05-20T11:51:00Z">
        <w:r>
          <w:rPr>
            <w:rFonts w:asciiTheme="majorHAnsi" w:hAnsiTheme="majorHAnsi" w:cstheme="majorHAnsi"/>
            <w:bCs/>
            <w:noProof/>
            <w:sz w:val="20"/>
            <w:szCs w:val="20"/>
          </w:rPr>
          <w:t>3</w:t>
        </w:r>
      </w:ins>
      <w:ins w:id="755" w:author="Author" w:date="2026-05-20T19:47:00Z" w16du:dateUtc="2026-05-20T11:47:00Z">
        <w:r w:rsidRPr="00F22048">
          <w:rPr>
            <w:rFonts w:asciiTheme="majorHAnsi" w:hAnsiTheme="majorHAnsi" w:cstheme="majorHAnsi"/>
            <w:bCs/>
            <w:sz w:val="20"/>
            <w:szCs w:val="20"/>
            <w:rPrChange w:id="756" w:author="Author" w:date="2026-05-20T19:48:00Z" w16du:dateUtc="2026-05-20T11:48:00Z">
              <w:rPr/>
            </w:rPrChange>
          </w:rPr>
          <w:fldChar w:fldCharType="end"/>
        </w:r>
      </w:ins>
      <w:ins w:id="757" w:author="Author" w:date="2026-05-20T19:49:00Z" w16du:dateUtc="2026-05-20T11:49:00Z">
        <w:r>
          <w:rPr>
            <w:rFonts w:asciiTheme="majorHAnsi" w:eastAsia="宋体" w:hAnsiTheme="majorHAnsi" w:cstheme="majorHAnsi" w:hint="eastAsia"/>
            <w:bCs/>
            <w:sz w:val="20"/>
            <w:szCs w:val="20"/>
            <w:lang w:eastAsia="zh-CN"/>
          </w:rPr>
          <w:t xml:space="preserve">. </w:t>
        </w:r>
      </w:ins>
      <w:ins w:id="758" w:author="Author" w:date="2026-05-20T19:48:00Z" w16du:dateUtc="2026-05-20T11:48:00Z">
        <w:r>
          <w:rPr>
            <w:rFonts w:asciiTheme="majorHAnsi" w:eastAsia="宋体" w:hAnsiTheme="majorHAnsi" w:cstheme="majorHAnsi" w:hint="eastAsia"/>
            <w:bCs/>
            <w:sz w:val="20"/>
            <w:szCs w:val="20"/>
            <w:lang w:eastAsia="zh-CN"/>
          </w:rPr>
          <w:t xml:space="preserve"> Rules</w:t>
        </w:r>
      </w:ins>
    </w:p>
    <w:tbl>
      <w:tblPr>
        <w:tblStyle w:val="af4"/>
        <w:tblW w:w="0" w:type="auto"/>
        <w:tblLook w:val="04A0" w:firstRow="1" w:lastRow="0" w:firstColumn="1" w:lastColumn="0" w:noHBand="0" w:noVBand="1"/>
        <w:tblPrChange w:id="759" w:author="Author" w:date="2026-05-20T20:05:00Z" w16du:dateUtc="2026-05-20T12:05:00Z">
          <w:tblPr>
            <w:tblStyle w:val="af4"/>
            <w:tblW w:w="0" w:type="auto"/>
            <w:tblLook w:val="04A0" w:firstRow="1" w:lastRow="0" w:firstColumn="1" w:lastColumn="0" w:noHBand="0" w:noVBand="1"/>
          </w:tblPr>
        </w:tblPrChange>
      </w:tblPr>
      <w:tblGrid>
        <w:gridCol w:w="649"/>
        <w:gridCol w:w="1342"/>
        <w:gridCol w:w="1124"/>
        <w:gridCol w:w="1448"/>
        <w:gridCol w:w="3931"/>
        <w:tblGridChange w:id="760">
          <w:tblGrid>
            <w:gridCol w:w="648"/>
            <w:gridCol w:w="1"/>
            <w:gridCol w:w="1341"/>
            <w:gridCol w:w="1"/>
            <w:gridCol w:w="1124"/>
            <w:gridCol w:w="168"/>
            <w:gridCol w:w="1279"/>
            <w:gridCol w:w="1"/>
            <w:gridCol w:w="3931"/>
          </w:tblGrid>
        </w:tblGridChange>
      </w:tblGrid>
      <w:tr w:rsidR="003E0469" w:rsidRPr="00BB2D83" w14:paraId="1E3DB47D" w14:textId="77777777" w:rsidTr="000C78BB">
        <w:tc>
          <w:tcPr>
            <w:tcW w:w="0" w:type="auto"/>
            <w:shd w:val="clear" w:color="auto" w:fill="DBE5F1" w:themeFill="accent1" w:themeFillTint="33"/>
            <w:vAlign w:val="center"/>
            <w:hideMark/>
            <w:tcPrChange w:id="761" w:author="Author" w:date="2026-05-20T20:05:00Z" w16du:dateUtc="2026-05-20T12:05:00Z">
              <w:tcPr>
                <w:tcW w:w="0" w:type="auto"/>
                <w:shd w:val="clear" w:color="auto" w:fill="DBE5F1" w:themeFill="accent1" w:themeFillTint="33"/>
                <w:hideMark/>
              </w:tcPr>
            </w:tcPrChange>
          </w:tcPr>
          <w:p w14:paraId="182EB53B" w14:textId="77777777" w:rsidR="003E0469" w:rsidRPr="003E0469" w:rsidRDefault="003E0469" w:rsidP="000C78BB">
            <w:pPr>
              <w:spacing w:after="0" w:line="240" w:lineRule="auto"/>
              <w:jc w:val="center"/>
              <w:rPr>
                <w:rFonts w:ascii="Calibri" w:hAnsi="Calibri"/>
                <w:b/>
                <w:sz w:val="20"/>
              </w:rPr>
            </w:pPr>
            <w:r w:rsidRPr="003E0469">
              <w:rPr>
                <w:rFonts w:ascii="Calibri" w:hAnsi="Calibri"/>
                <w:b/>
                <w:sz w:val="20"/>
              </w:rPr>
              <w:t>Rule ID</w:t>
            </w:r>
          </w:p>
        </w:tc>
        <w:tc>
          <w:tcPr>
            <w:tcW w:w="1342" w:type="dxa"/>
            <w:shd w:val="clear" w:color="auto" w:fill="DBE5F1" w:themeFill="accent1" w:themeFillTint="33"/>
            <w:vAlign w:val="center"/>
            <w:hideMark/>
            <w:tcPrChange w:id="762" w:author="Author" w:date="2026-05-20T20:05:00Z" w16du:dateUtc="2026-05-20T12:05:00Z">
              <w:tcPr>
                <w:tcW w:w="0" w:type="auto"/>
                <w:gridSpan w:val="2"/>
                <w:shd w:val="clear" w:color="auto" w:fill="DBE5F1" w:themeFill="accent1" w:themeFillTint="33"/>
                <w:hideMark/>
              </w:tcPr>
            </w:tcPrChange>
          </w:tcPr>
          <w:p w14:paraId="52EB54E6" w14:textId="77777777" w:rsidR="003E0469" w:rsidRPr="003E0469" w:rsidRDefault="003E0469" w:rsidP="000C78BB">
            <w:pPr>
              <w:spacing w:after="0" w:line="240" w:lineRule="auto"/>
              <w:jc w:val="center"/>
              <w:rPr>
                <w:rFonts w:ascii="Calibri" w:hAnsi="Calibri"/>
                <w:b/>
                <w:sz w:val="20"/>
              </w:rPr>
            </w:pPr>
            <w:r w:rsidRPr="003E0469">
              <w:rPr>
                <w:rFonts w:ascii="Calibri" w:hAnsi="Calibri"/>
                <w:b/>
                <w:sz w:val="20"/>
              </w:rPr>
              <w:t>Name</w:t>
            </w:r>
          </w:p>
        </w:tc>
        <w:tc>
          <w:tcPr>
            <w:tcW w:w="1124" w:type="dxa"/>
            <w:shd w:val="clear" w:color="auto" w:fill="DBE5F1" w:themeFill="accent1" w:themeFillTint="33"/>
            <w:vAlign w:val="center"/>
            <w:hideMark/>
            <w:tcPrChange w:id="763" w:author="Author" w:date="2026-05-20T20:05:00Z" w16du:dateUtc="2026-05-20T12:05:00Z">
              <w:tcPr>
                <w:tcW w:w="0" w:type="auto"/>
                <w:gridSpan w:val="3"/>
                <w:shd w:val="clear" w:color="auto" w:fill="DBE5F1" w:themeFill="accent1" w:themeFillTint="33"/>
                <w:hideMark/>
              </w:tcPr>
            </w:tcPrChange>
          </w:tcPr>
          <w:p w14:paraId="0876CEB3" w14:textId="77777777" w:rsidR="003E0469" w:rsidRPr="003E0469" w:rsidRDefault="003E0469" w:rsidP="000C78BB">
            <w:pPr>
              <w:spacing w:after="0" w:line="240" w:lineRule="auto"/>
              <w:jc w:val="center"/>
              <w:rPr>
                <w:rFonts w:ascii="Calibri" w:hAnsi="Calibri"/>
                <w:b/>
                <w:sz w:val="20"/>
              </w:rPr>
            </w:pPr>
            <w:r w:rsidRPr="003E0469">
              <w:rPr>
                <w:rFonts w:ascii="Calibri" w:hAnsi="Calibri"/>
                <w:b/>
                <w:sz w:val="20"/>
              </w:rPr>
              <w:t>Free Threshold</w:t>
            </w:r>
          </w:p>
        </w:tc>
        <w:tc>
          <w:tcPr>
            <w:tcW w:w="1448" w:type="dxa"/>
            <w:shd w:val="clear" w:color="auto" w:fill="DBE5F1" w:themeFill="accent1" w:themeFillTint="33"/>
            <w:vAlign w:val="center"/>
            <w:hideMark/>
            <w:tcPrChange w:id="764" w:author="Author" w:date="2026-05-20T20:05:00Z" w16du:dateUtc="2026-05-20T12:05:00Z">
              <w:tcPr>
                <w:tcW w:w="0" w:type="auto"/>
                <w:shd w:val="clear" w:color="auto" w:fill="DBE5F1" w:themeFill="accent1" w:themeFillTint="33"/>
                <w:hideMark/>
              </w:tcPr>
            </w:tcPrChange>
          </w:tcPr>
          <w:p w14:paraId="50E4577B" w14:textId="77777777" w:rsidR="003E0469" w:rsidRPr="003E0469" w:rsidRDefault="003E0469" w:rsidP="000C78BB">
            <w:pPr>
              <w:spacing w:after="0" w:line="240" w:lineRule="auto"/>
              <w:jc w:val="center"/>
              <w:rPr>
                <w:rFonts w:ascii="Calibri" w:hAnsi="Calibri"/>
                <w:b/>
                <w:sz w:val="20"/>
              </w:rPr>
            </w:pPr>
            <w:r w:rsidRPr="003E0469">
              <w:rPr>
                <w:rFonts w:ascii="Calibri" w:hAnsi="Calibri"/>
                <w:b/>
                <w:sz w:val="20"/>
              </w:rPr>
              <w:t>Penalty</w:t>
            </w:r>
          </w:p>
        </w:tc>
        <w:tc>
          <w:tcPr>
            <w:tcW w:w="0" w:type="auto"/>
            <w:shd w:val="clear" w:color="auto" w:fill="DBE5F1" w:themeFill="accent1" w:themeFillTint="33"/>
            <w:vAlign w:val="center"/>
            <w:hideMark/>
            <w:tcPrChange w:id="765" w:author="Author" w:date="2026-05-20T20:05:00Z" w16du:dateUtc="2026-05-20T12:05:00Z">
              <w:tcPr>
                <w:tcW w:w="0" w:type="auto"/>
                <w:gridSpan w:val="2"/>
                <w:shd w:val="clear" w:color="auto" w:fill="DBE5F1" w:themeFill="accent1" w:themeFillTint="33"/>
                <w:hideMark/>
              </w:tcPr>
            </w:tcPrChange>
          </w:tcPr>
          <w:p w14:paraId="62FCFB33" w14:textId="77777777" w:rsidR="003E0469" w:rsidRPr="003E0469" w:rsidRDefault="003E0469" w:rsidP="000C78BB">
            <w:pPr>
              <w:spacing w:after="0" w:line="240" w:lineRule="auto"/>
              <w:jc w:val="center"/>
              <w:rPr>
                <w:rFonts w:ascii="Calibri" w:hAnsi="Calibri"/>
                <w:b/>
                <w:sz w:val="20"/>
              </w:rPr>
            </w:pPr>
            <w:r w:rsidRPr="003E0469">
              <w:rPr>
                <w:rFonts w:ascii="Calibri" w:hAnsi="Calibri"/>
                <w:b/>
                <w:sz w:val="20"/>
              </w:rPr>
              <w:t>Effect Description</w:t>
            </w:r>
          </w:p>
        </w:tc>
      </w:tr>
      <w:tr w:rsidR="003E0469" w:rsidRPr="00BB2D83" w14:paraId="755093CF" w14:textId="77777777" w:rsidTr="003C5103">
        <w:tc>
          <w:tcPr>
            <w:tcW w:w="0" w:type="auto"/>
            <w:hideMark/>
            <w:tcPrChange w:id="766" w:author="Author" w:date="2026-05-20T20:01:00Z" w16du:dateUtc="2026-05-20T12:01:00Z">
              <w:tcPr>
                <w:tcW w:w="0" w:type="auto"/>
                <w:hideMark/>
              </w:tcPr>
            </w:tcPrChange>
          </w:tcPr>
          <w:p w14:paraId="4041D489" w14:textId="77777777" w:rsidR="003E0469" w:rsidRPr="003E0469" w:rsidRDefault="003E0469" w:rsidP="003E0469">
            <w:pPr>
              <w:spacing w:after="0" w:line="240" w:lineRule="auto"/>
              <w:rPr>
                <w:rFonts w:ascii="Calibri" w:hAnsi="Calibri"/>
                <w:sz w:val="20"/>
              </w:rPr>
            </w:pPr>
            <w:r w:rsidRPr="003E0469">
              <w:rPr>
                <w:rFonts w:ascii="Calibri" w:hAnsi="Calibri"/>
                <w:sz w:val="20"/>
              </w:rPr>
              <w:t>Rule 0</w:t>
            </w:r>
          </w:p>
        </w:tc>
        <w:tc>
          <w:tcPr>
            <w:tcW w:w="1342" w:type="dxa"/>
            <w:hideMark/>
            <w:tcPrChange w:id="767" w:author="Author" w:date="2026-05-20T20:01:00Z" w16du:dateUtc="2026-05-20T12:01:00Z">
              <w:tcPr>
                <w:tcW w:w="0" w:type="auto"/>
                <w:gridSpan w:val="2"/>
                <w:hideMark/>
              </w:tcPr>
            </w:tcPrChange>
          </w:tcPr>
          <w:p w14:paraId="38835D4B" w14:textId="77777777" w:rsidR="003E0469" w:rsidRPr="003E0469" w:rsidRDefault="003E0469" w:rsidP="003E0469">
            <w:pPr>
              <w:spacing w:after="0" w:line="240" w:lineRule="auto"/>
              <w:rPr>
                <w:rFonts w:ascii="Calibri" w:hAnsi="Calibri"/>
                <w:sz w:val="20"/>
              </w:rPr>
            </w:pPr>
            <w:r w:rsidRPr="003E0469">
              <w:rPr>
                <w:rFonts w:ascii="Calibri" w:hAnsi="Calibri"/>
                <w:sz w:val="20"/>
              </w:rPr>
              <w:t>Forbidden Log Banned</w:t>
            </w:r>
          </w:p>
        </w:tc>
        <w:tc>
          <w:tcPr>
            <w:tcW w:w="1124" w:type="dxa"/>
            <w:hideMark/>
            <w:tcPrChange w:id="768" w:author="Author" w:date="2026-05-20T20:01:00Z" w16du:dateUtc="2026-05-20T12:01:00Z">
              <w:tcPr>
                <w:tcW w:w="0" w:type="auto"/>
                <w:gridSpan w:val="3"/>
                <w:hideMark/>
              </w:tcPr>
            </w:tcPrChange>
          </w:tcPr>
          <w:p w14:paraId="41DF967F" w14:textId="77777777" w:rsidR="003E0469" w:rsidRPr="003E0469" w:rsidRDefault="003E0469" w:rsidP="003E0469">
            <w:pPr>
              <w:spacing w:after="0" w:line="240" w:lineRule="auto"/>
              <w:rPr>
                <w:rFonts w:ascii="Calibri" w:hAnsi="Calibri"/>
                <w:sz w:val="20"/>
              </w:rPr>
            </w:pPr>
            <w:r w:rsidRPr="003E0469">
              <w:rPr>
                <w:rFonts w:ascii="Calibri" w:hAnsi="Calibri"/>
                <w:sz w:val="20"/>
              </w:rPr>
              <w:t>None</w:t>
            </w:r>
          </w:p>
        </w:tc>
        <w:tc>
          <w:tcPr>
            <w:tcW w:w="1448" w:type="dxa"/>
            <w:hideMark/>
            <w:tcPrChange w:id="769" w:author="Author" w:date="2026-05-20T20:01:00Z" w16du:dateUtc="2026-05-20T12:01:00Z">
              <w:tcPr>
                <w:tcW w:w="0" w:type="auto"/>
                <w:hideMark/>
              </w:tcPr>
            </w:tcPrChange>
          </w:tcPr>
          <w:p w14:paraId="399D5124" w14:textId="77777777" w:rsidR="003E0469" w:rsidRPr="003E0469" w:rsidRDefault="003E0469" w:rsidP="003E0469">
            <w:pPr>
              <w:spacing w:after="0" w:line="240" w:lineRule="auto"/>
              <w:rPr>
                <w:rFonts w:ascii="Calibri" w:hAnsi="Calibri"/>
                <w:sz w:val="20"/>
              </w:rPr>
            </w:pPr>
            <w:r w:rsidRPr="003E0469">
              <w:rPr>
                <w:rFonts w:ascii="Calibri" w:hAnsi="Calibri"/>
                <w:sz w:val="20"/>
              </w:rPr>
              <w:t>−3 SAN per violation</w:t>
            </w:r>
          </w:p>
        </w:tc>
        <w:tc>
          <w:tcPr>
            <w:tcW w:w="0" w:type="auto"/>
            <w:hideMark/>
            <w:tcPrChange w:id="770" w:author="Author" w:date="2026-05-20T20:01:00Z" w16du:dateUtc="2026-05-20T12:01:00Z">
              <w:tcPr>
                <w:tcW w:w="0" w:type="auto"/>
                <w:gridSpan w:val="2"/>
                <w:hideMark/>
              </w:tcPr>
            </w:tcPrChange>
          </w:tcPr>
          <w:p w14:paraId="633EA519" w14:textId="77777777" w:rsidR="003E0469" w:rsidRPr="003E0469" w:rsidRDefault="003E0469" w:rsidP="003E0469">
            <w:pPr>
              <w:spacing w:after="0" w:line="240" w:lineRule="auto"/>
              <w:rPr>
                <w:rFonts w:ascii="Calibri" w:hAnsi="Calibri"/>
                <w:sz w:val="20"/>
              </w:rPr>
            </w:pPr>
            <w:r w:rsidRPr="003E0469">
              <w:rPr>
                <w:rFonts w:ascii="Calibri" w:hAnsi="Calibri"/>
                <w:sz w:val="20"/>
              </w:rPr>
              <w:t>Playing Forbidden Log (card #9) is prohibited. Any attempt to play it immediately costs 3 SAN.</w:t>
            </w:r>
          </w:p>
        </w:tc>
      </w:tr>
      <w:tr w:rsidR="003E0469" w:rsidRPr="00BB2D83" w14:paraId="49436B51" w14:textId="77777777" w:rsidTr="003C5103">
        <w:tc>
          <w:tcPr>
            <w:tcW w:w="0" w:type="auto"/>
            <w:hideMark/>
            <w:tcPrChange w:id="771" w:author="Author" w:date="2026-05-20T20:01:00Z" w16du:dateUtc="2026-05-20T12:01:00Z">
              <w:tcPr>
                <w:tcW w:w="0" w:type="auto"/>
                <w:hideMark/>
              </w:tcPr>
            </w:tcPrChange>
          </w:tcPr>
          <w:p w14:paraId="2F436356" w14:textId="77777777" w:rsidR="003E0469" w:rsidRPr="003E0469" w:rsidRDefault="003E0469" w:rsidP="003E0469">
            <w:pPr>
              <w:spacing w:after="0" w:line="240" w:lineRule="auto"/>
              <w:rPr>
                <w:rFonts w:ascii="Calibri" w:hAnsi="Calibri"/>
                <w:sz w:val="20"/>
              </w:rPr>
            </w:pPr>
            <w:r w:rsidRPr="003E0469">
              <w:rPr>
                <w:rFonts w:ascii="Calibri" w:hAnsi="Calibri"/>
                <w:sz w:val="20"/>
              </w:rPr>
              <w:t>Rule 1</w:t>
            </w:r>
          </w:p>
        </w:tc>
        <w:tc>
          <w:tcPr>
            <w:tcW w:w="1342" w:type="dxa"/>
            <w:hideMark/>
            <w:tcPrChange w:id="772" w:author="Author" w:date="2026-05-20T20:01:00Z" w16du:dateUtc="2026-05-20T12:01:00Z">
              <w:tcPr>
                <w:tcW w:w="0" w:type="auto"/>
                <w:gridSpan w:val="2"/>
                <w:hideMark/>
              </w:tcPr>
            </w:tcPrChange>
          </w:tcPr>
          <w:p w14:paraId="4746ACE3" w14:textId="77777777" w:rsidR="003E0469" w:rsidRPr="003E0469" w:rsidRDefault="003E0469" w:rsidP="003E0469">
            <w:pPr>
              <w:spacing w:after="0" w:line="240" w:lineRule="auto"/>
              <w:rPr>
                <w:rFonts w:ascii="Calibri" w:hAnsi="Calibri"/>
                <w:sz w:val="20"/>
              </w:rPr>
            </w:pPr>
            <w:r w:rsidRPr="003E0469">
              <w:rPr>
                <w:rFonts w:ascii="Calibri" w:hAnsi="Calibri"/>
                <w:sz w:val="20"/>
              </w:rPr>
              <w:t>Overdraw Penalty</w:t>
            </w:r>
          </w:p>
        </w:tc>
        <w:tc>
          <w:tcPr>
            <w:tcW w:w="1124" w:type="dxa"/>
            <w:hideMark/>
            <w:tcPrChange w:id="773" w:author="Author" w:date="2026-05-20T20:01:00Z" w16du:dateUtc="2026-05-20T12:01:00Z">
              <w:tcPr>
                <w:tcW w:w="0" w:type="auto"/>
                <w:gridSpan w:val="3"/>
                <w:hideMark/>
              </w:tcPr>
            </w:tcPrChange>
          </w:tcPr>
          <w:p w14:paraId="698EBCDB" w14:textId="77777777" w:rsidR="003E0469" w:rsidRPr="003E0469" w:rsidRDefault="003E0469" w:rsidP="003E0469">
            <w:pPr>
              <w:spacing w:after="0" w:line="240" w:lineRule="auto"/>
              <w:rPr>
                <w:rFonts w:ascii="Calibri" w:hAnsi="Calibri"/>
                <w:sz w:val="20"/>
              </w:rPr>
            </w:pPr>
            <w:r w:rsidRPr="003E0469">
              <w:rPr>
                <w:rFonts w:ascii="Calibri" w:hAnsi="Calibri"/>
                <w:sz w:val="20"/>
              </w:rPr>
              <w:t>5 free draws per turn</w:t>
            </w:r>
          </w:p>
        </w:tc>
        <w:tc>
          <w:tcPr>
            <w:tcW w:w="1448" w:type="dxa"/>
            <w:hideMark/>
            <w:tcPrChange w:id="774" w:author="Author" w:date="2026-05-20T20:01:00Z" w16du:dateUtc="2026-05-20T12:01:00Z">
              <w:tcPr>
                <w:tcW w:w="0" w:type="auto"/>
                <w:hideMark/>
              </w:tcPr>
            </w:tcPrChange>
          </w:tcPr>
          <w:p w14:paraId="23F0149F" w14:textId="77777777" w:rsidR="003E0469" w:rsidRPr="003E0469" w:rsidRDefault="003E0469" w:rsidP="003E0469">
            <w:pPr>
              <w:spacing w:after="0" w:line="240" w:lineRule="auto"/>
              <w:rPr>
                <w:rFonts w:ascii="Calibri" w:hAnsi="Calibri"/>
                <w:sz w:val="20"/>
              </w:rPr>
            </w:pPr>
            <w:r w:rsidRPr="003E0469">
              <w:rPr>
                <w:rFonts w:ascii="Calibri" w:hAnsi="Calibri"/>
                <w:sz w:val="20"/>
              </w:rPr>
              <w:t>−1 SAN per extra draw</w:t>
            </w:r>
          </w:p>
        </w:tc>
        <w:tc>
          <w:tcPr>
            <w:tcW w:w="0" w:type="auto"/>
            <w:hideMark/>
            <w:tcPrChange w:id="775" w:author="Author" w:date="2026-05-20T20:01:00Z" w16du:dateUtc="2026-05-20T12:01:00Z">
              <w:tcPr>
                <w:tcW w:w="0" w:type="auto"/>
                <w:gridSpan w:val="2"/>
                <w:hideMark/>
              </w:tcPr>
            </w:tcPrChange>
          </w:tcPr>
          <w:p w14:paraId="4C53E34A" w14:textId="77777777" w:rsidR="003E0469" w:rsidRPr="003E0469" w:rsidRDefault="003E0469" w:rsidP="003E0469">
            <w:pPr>
              <w:spacing w:after="0" w:line="240" w:lineRule="auto"/>
              <w:rPr>
                <w:rFonts w:ascii="Calibri" w:hAnsi="Calibri"/>
                <w:sz w:val="20"/>
              </w:rPr>
            </w:pPr>
            <w:r w:rsidRPr="003E0469">
              <w:rPr>
                <w:rFonts w:ascii="Calibri" w:hAnsi="Calibri"/>
                <w:sz w:val="20"/>
              </w:rPr>
              <w:t>Drawing more than 5 cards in a single turn costs 1 SAN for each card drawn beyond the threshold. Normal turn draw is unaffected.</w:t>
            </w:r>
          </w:p>
        </w:tc>
      </w:tr>
      <w:tr w:rsidR="003E0469" w:rsidRPr="00BB2D83" w14:paraId="39EFF2A2" w14:textId="77777777" w:rsidTr="003C5103">
        <w:tc>
          <w:tcPr>
            <w:tcW w:w="0" w:type="auto"/>
            <w:hideMark/>
            <w:tcPrChange w:id="776" w:author="Author" w:date="2026-05-20T20:01:00Z" w16du:dateUtc="2026-05-20T12:01:00Z">
              <w:tcPr>
                <w:tcW w:w="0" w:type="auto"/>
                <w:hideMark/>
              </w:tcPr>
            </w:tcPrChange>
          </w:tcPr>
          <w:p w14:paraId="3A78EFAC" w14:textId="77777777" w:rsidR="003E0469" w:rsidRPr="003E0469" w:rsidRDefault="003E0469" w:rsidP="003E0469">
            <w:pPr>
              <w:spacing w:after="0" w:line="240" w:lineRule="auto"/>
              <w:rPr>
                <w:rFonts w:ascii="Calibri" w:hAnsi="Calibri"/>
                <w:sz w:val="20"/>
              </w:rPr>
            </w:pPr>
            <w:r w:rsidRPr="003E0469">
              <w:rPr>
                <w:rFonts w:ascii="Calibri" w:hAnsi="Calibri"/>
                <w:sz w:val="20"/>
              </w:rPr>
              <w:t>Rule 2</w:t>
            </w:r>
          </w:p>
        </w:tc>
        <w:tc>
          <w:tcPr>
            <w:tcW w:w="1342" w:type="dxa"/>
            <w:hideMark/>
            <w:tcPrChange w:id="777" w:author="Author" w:date="2026-05-20T20:01:00Z" w16du:dateUtc="2026-05-20T12:01:00Z">
              <w:tcPr>
                <w:tcW w:w="0" w:type="auto"/>
                <w:gridSpan w:val="2"/>
                <w:hideMark/>
              </w:tcPr>
            </w:tcPrChange>
          </w:tcPr>
          <w:p w14:paraId="4C8F6CE1" w14:textId="77777777" w:rsidR="003E0469" w:rsidRPr="003E0469" w:rsidRDefault="003E0469" w:rsidP="003E0469">
            <w:pPr>
              <w:spacing w:after="0" w:line="240" w:lineRule="auto"/>
              <w:rPr>
                <w:rFonts w:ascii="Calibri" w:hAnsi="Calibri"/>
                <w:sz w:val="20"/>
              </w:rPr>
            </w:pPr>
            <w:r w:rsidRPr="003E0469">
              <w:rPr>
                <w:rFonts w:ascii="Calibri" w:hAnsi="Calibri"/>
                <w:sz w:val="20"/>
              </w:rPr>
              <w:t>Hand Size Penalty</w:t>
            </w:r>
          </w:p>
        </w:tc>
        <w:tc>
          <w:tcPr>
            <w:tcW w:w="1124" w:type="dxa"/>
            <w:hideMark/>
            <w:tcPrChange w:id="778" w:author="Author" w:date="2026-05-20T20:01:00Z" w16du:dateUtc="2026-05-20T12:01:00Z">
              <w:tcPr>
                <w:tcW w:w="0" w:type="auto"/>
                <w:gridSpan w:val="3"/>
                <w:hideMark/>
              </w:tcPr>
            </w:tcPrChange>
          </w:tcPr>
          <w:p w14:paraId="78DFCD71" w14:textId="77777777" w:rsidR="003E0469" w:rsidRPr="003E0469" w:rsidRDefault="003E0469" w:rsidP="003E0469">
            <w:pPr>
              <w:spacing w:after="0" w:line="240" w:lineRule="auto"/>
              <w:rPr>
                <w:rFonts w:ascii="Calibri" w:hAnsi="Calibri"/>
                <w:sz w:val="20"/>
              </w:rPr>
            </w:pPr>
            <w:r w:rsidRPr="003E0469">
              <w:rPr>
                <w:rFonts w:ascii="Calibri" w:hAnsi="Calibri"/>
                <w:sz w:val="20"/>
              </w:rPr>
              <w:t>2 free cards</w:t>
            </w:r>
          </w:p>
        </w:tc>
        <w:tc>
          <w:tcPr>
            <w:tcW w:w="1448" w:type="dxa"/>
            <w:hideMark/>
            <w:tcPrChange w:id="779" w:author="Author" w:date="2026-05-20T20:01:00Z" w16du:dateUtc="2026-05-20T12:01:00Z">
              <w:tcPr>
                <w:tcW w:w="0" w:type="auto"/>
                <w:hideMark/>
              </w:tcPr>
            </w:tcPrChange>
          </w:tcPr>
          <w:p w14:paraId="3CD962C9" w14:textId="77777777" w:rsidR="003E0469" w:rsidRPr="003E0469" w:rsidRDefault="003E0469" w:rsidP="003E0469">
            <w:pPr>
              <w:spacing w:after="0" w:line="240" w:lineRule="auto"/>
              <w:rPr>
                <w:rFonts w:ascii="Calibri" w:hAnsi="Calibri"/>
                <w:sz w:val="20"/>
              </w:rPr>
            </w:pPr>
            <w:r w:rsidRPr="003E0469">
              <w:rPr>
                <w:rFonts w:ascii="Calibri" w:hAnsi="Calibri"/>
                <w:sz w:val="20"/>
              </w:rPr>
              <w:t>−2 SAN per extra card</w:t>
            </w:r>
          </w:p>
        </w:tc>
        <w:tc>
          <w:tcPr>
            <w:tcW w:w="0" w:type="auto"/>
            <w:hideMark/>
            <w:tcPrChange w:id="780" w:author="Author" w:date="2026-05-20T20:01:00Z" w16du:dateUtc="2026-05-20T12:01:00Z">
              <w:tcPr>
                <w:tcW w:w="0" w:type="auto"/>
                <w:gridSpan w:val="2"/>
                <w:hideMark/>
              </w:tcPr>
            </w:tcPrChange>
          </w:tcPr>
          <w:p w14:paraId="7AAF80DF" w14:textId="77777777" w:rsidR="003E0469" w:rsidRPr="003E0469" w:rsidRDefault="003E0469" w:rsidP="003E0469">
            <w:pPr>
              <w:spacing w:after="0" w:line="240" w:lineRule="auto"/>
              <w:rPr>
                <w:rFonts w:ascii="Calibri" w:hAnsi="Calibri"/>
                <w:sz w:val="20"/>
              </w:rPr>
            </w:pPr>
            <w:r w:rsidRPr="003E0469">
              <w:rPr>
                <w:rFonts w:ascii="Calibri" w:hAnsi="Calibri"/>
                <w:sz w:val="20"/>
              </w:rPr>
              <w:t>At the end of the player's turn, each card remaining in hand beyond 2 costs 2 SAN. Encourages full hand expenditure each turn.</w:t>
            </w:r>
          </w:p>
        </w:tc>
      </w:tr>
      <w:tr w:rsidR="003E0469" w:rsidRPr="00BB2D83" w14:paraId="0BEDD19E" w14:textId="77777777" w:rsidTr="003C5103">
        <w:tc>
          <w:tcPr>
            <w:tcW w:w="0" w:type="auto"/>
            <w:hideMark/>
            <w:tcPrChange w:id="781" w:author="Author" w:date="2026-05-20T20:01:00Z" w16du:dateUtc="2026-05-20T12:01:00Z">
              <w:tcPr>
                <w:tcW w:w="0" w:type="auto"/>
                <w:hideMark/>
              </w:tcPr>
            </w:tcPrChange>
          </w:tcPr>
          <w:p w14:paraId="453C0200" w14:textId="77777777" w:rsidR="003E0469" w:rsidRPr="003E0469" w:rsidRDefault="003E0469" w:rsidP="003E0469">
            <w:pPr>
              <w:spacing w:after="0" w:line="240" w:lineRule="auto"/>
              <w:rPr>
                <w:rFonts w:ascii="Calibri" w:hAnsi="Calibri"/>
                <w:sz w:val="20"/>
              </w:rPr>
            </w:pPr>
            <w:r w:rsidRPr="003E0469">
              <w:rPr>
                <w:rFonts w:ascii="Calibri" w:hAnsi="Calibri"/>
                <w:sz w:val="20"/>
              </w:rPr>
              <w:t>Rule 3</w:t>
            </w:r>
          </w:p>
        </w:tc>
        <w:tc>
          <w:tcPr>
            <w:tcW w:w="1342" w:type="dxa"/>
            <w:hideMark/>
            <w:tcPrChange w:id="782" w:author="Author" w:date="2026-05-20T20:01:00Z" w16du:dateUtc="2026-05-20T12:01:00Z">
              <w:tcPr>
                <w:tcW w:w="0" w:type="auto"/>
                <w:gridSpan w:val="2"/>
                <w:hideMark/>
              </w:tcPr>
            </w:tcPrChange>
          </w:tcPr>
          <w:p w14:paraId="2A2588FA" w14:textId="77777777" w:rsidR="003E0469" w:rsidRPr="003E0469" w:rsidRDefault="003E0469" w:rsidP="003E0469">
            <w:pPr>
              <w:spacing w:after="0" w:line="240" w:lineRule="auto"/>
              <w:rPr>
                <w:rFonts w:ascii="Calibri" w:hAnsi="Calibri"/>
                <w:sz w:val="20"/>
              </w:rPr>
            </w:pPr>
            <w:r w:rsidRPr="003E0469">
              <w:rPr>
                <w:rFonts w:ascii="Calibri" w:hAnsi="Calibri"/>
                <w:sz w:val="20"/>
              </w:rPr>
              <w:t>Attack Cards Banned</w:t>
            </w:r>
          </w:p>
        </w:tc>
        <w:tc>
          <w:tcPr>
            <w:tcW w:w="1124" w:type="dxa"/>
            <w:hideMark/>
            <w:tcPrChange w:id="783" w:author="Author" w:date="2026-05-20T20:01:00Z" w16du:dateUtc="2026-05-20T12:01:00Z">
              <w:tcPr>
                <w:tcW w:w="0" w:type="auto"/>
                <w:gridSpan w:val="3"/>
                <w:hideMark/>
              </w:tcPr>
            </w:tcPrChange>
          </w:tcPr>
          <w:p w14:paraId="3602618A" w14:textId="77777777" w:rsidR="003E0469" w:rsidRPr="003E0469" w:rsidRDefault="003E0469" w:rsidP="003E0469">
            <w:pPr>
              <w:spacing w:after="0" w:line="240" w:lineRule="auto"/>
              <w:rPr>
                <w:rFonts w:ascii="Calibri" w:hAnsi="Calibri"/>
                <w:sz w:val="20"/>
              </w:rPr>
            </w:pPr>
            <w:r w:rsidRPr="003E0469">
              <w:rPr>
                <w:rFonts w:ascii="Calibri" w:hAnsi="Calibri"/>
                <w:sz w:val="20"/>
              </w:rPr>
              <w:t>None</w:t>
            </w:r>
          </w:p>
        </w:tc>
        <w:tc>
          <w:tcPr>
            <w:tcW w:w="1448" w:type="dxa"/>
            <w:hideMark/>
            <w:tcPrChange w:id="784" w:author="Author" w:date="2026-05-20T20:01:00Z" w16du:dateUtc="2026-05-20T12:01:00Z">
              <w:tcPr>
                <w:tcW w:w="0" w:type="auto"/>
                <w:hideMark/>
              </w:tcPr>
            </w:tcPrChange>
          </w:tcPr>
          <w:p w14:paraId="1464A967" w14:textId="77777777" w:rsidR="003E0469" w:rsidRPr="003E0469" w:rsidRDefault="003E0469" w:rsidP="003E0469">
            <w:pPr>
              <w:spacing w:after="0" w:line="240" w:lineRule="auto"/>
              <w:rPr>
                <w:rFonts w:ascii="Calibri" w:hAnsi="Calibri"/>
                <w:sz w:val="20"/>
              </w:rPr>
            </w:pPr>
            <w:r w:rsidRPr="003E0469">
              <w:rPr>
                <w:rFonts w:ascii="Calibri" w:hAnsi="Calibri"/>
                <w:sz w:val="20"/>
              </w:rPr>
              <w:t>−2 SAN per violation</w:t>
            </w:r>
          </w:p>
        </w:tc>
        <w:tc>
          <w:tcPr>
            <w:tcW w:w="0" w:type="auto"/>
            <w:hideMark/>
            <w:tcPrChange w:id="785" w:author="Author" w:date="2026-05-20T20:01:00Z" w16du:dateUtc="2026-05-20T12:01:00Z">
              <w:tcPr>
                <w:tcW w:w="0" w:type="auto"/>
                <w:gridSpan w:val="2"/>
                <w:hideMark/>
              </w:tcPr>
            </w:tcPrChange>
          </w:tcPr>
          <w:p w14:paraId="74C385B8" w14:textId="77777777" w:rsidR="003E0469" w:rsidRPr="003E0469" w:rsidRDefault="003E0469" w:rsidP="003E0469">
            <w:pPr>
              <w:spacing w:after="0" w:line="240" w:lineRule="auto"/>
              <w:rPr>
                <w:rFonts w:ascii="Calibri" w:hAnsi="Calibri"/>
                <w:sz w:val="20"/>
              </w:rPr>
            </w:pPr>
            <w:r w:rsidRPr="003E0469">
              <w:rPr>
                <w:rFonts w:ascii="Calibri" w:hAnsi="Calibri"/>
                <w:sz w:val="20"/>
              </w:rPr>
              <w:t>Playing any attack-type card is prohibited for the entire floor. Forces reliance on skill and power cards exclusively.</w:t>
            </w:r>
          </w:p>
        </w:tc>
      </w:tr>
    </w:tbl>
    <w:p w14:paraId="60D199BF" w14:textId="649FAF5F" w:rsidR="000C78BB" w:rsidRPr="000C78BB" w:rsidRDefault="000C78BB" w:rsidP="000C78BB">
      <w:pPr>
        <w:spacing w:before="200" w:after="40"/>
        <w:rPr>
          <w:ins w:id="786" w:author="Author" w:date="2026-05-20T20:04:00Z" w16du:dateUtc="2026-05-20T12:04:00Z"/>
          <w:rFonts w:asciiTheme="majorHAnsi" w:eastAsia="宋体" w:hAnsiTheme="majorHAnsi" w:cstheme="majorHAnsi" w:hint="eastAsia"/>
          <w:bCs/>
          <w:sz w:val="20"/>
          <w:szCs w:val="20"/>
          <w:lang w:eastAsia="zh-CN"/>
          <w:rPrChange w:id="787" w:author="Author" w:date="2026-05-20T20:04:00Z" w16du:dateUtc="2026-05-20T12:04:00Z">
            <w:rPr>
              <w:ins w:id="788" w:author="Author" w:date="2026-05-20T20:04:00Z" w16du:dateUtc="2026-05-20T12:04:00Z"/>
            </w:rPr>
          </w:rPrChange>
        </w:rPr>
        <w:pPrChange w:id="789" w:author="Author" w:date="2026-05-20T20:04:00Z" w16du:dateUtc="2026-05-20T12:04:00Z">
          <w:pPr/>
        </w:pPrChange>
      </w:pPr>
      <w:ins w:id="790" w:author="Author" w:date="2026-05-20T20:04:00Z" w16du:dateUtc="2026-05-20T12:04:00Z">
        <w:r>
          <w:rPr>
            <w:rFonts w:asciiTheme="majorHAnsi" w:eastAsia="宋体" w:hAnsiTheme="majorHAnsi" w:cstheme="majorHAnsi" w:hint="eastAsia"/>
            <w:bCs/>
            <w:sz w:val="20"/>
            <w:szCs w:val="20"/>
            <w:lang w:eastAsia="zh-CN"/>
          </w:rPr>
          <w:lastRenderedPageBreak/>
          <w:t xml:space="preserve">Continued </w:t>
        </w:r>
        <w:r w:rsidRPr="00C43270">
          <w:rPr>
            <w:rFonts w:asciiTheme="majorHAnsi" w:hAnsiTheme="majorHAnsi" w:cstheme="majorHAnsi"/>
            <w:bCs/>
            <w:sz w:val="20"/>
            <w:szCs w:val="20"/>
          </w:rPr>
          <w:t xml:space="preserve">Table </w:t>
        </w:r>
        <w:r w:rsidRPr="00C43270">
          <w:rPr>
            <w:rFonts w:asciiTheme="majorHAnsi" w:hAnsiTheme="majorHAnsi" w:cstheme="majorHAnsi"/>
            <w:bCs/>
            <w:sz w:val="20"/>
            <w:szCs w:val="20"/>
          </w:rPr>
          <w:fldChar w:fldCharType="begin"/>
        </w:r>
        <w:r w:rsidRPr="00C43270">
          <w:rPr>
            <w:rFonts w:asciiTheme="majorHAnsi" w:hAnsiTheme="majorHAnsi" w:cstheme="majorHAnsi"/>
            <w:bCs/>
            <w:sz w:val="20"/>
            <w:szCs w:val="20"/>
          </w:rPr>
          <w:instrText xml:space="preserve"> SEQ Table \* ARABIC </w:instrText>
        </w:r>
        <w:r w:rsidRPr="00C43270">
          <w:rPr>
            <w:rFonts w:asciiTheme="majorHAnsi" w:hAnsiTheme="majorHAnsi" w:cstheme="majorHAnsi"/>
            <w:bCs/>
            <w:sz w:val="20"/>
            <w:szCs w:val="20"/>
          </w:rPr>
          <w:fldChar w:fldCharType="separate"/>
        </w:r>
        <w:r>
          <w:rPr>
            <w:rFonts w:asciiTheme="majorHAnsi" w:hAnsiTheme="majorHAnsi" w:cstheme="majorHAnsi"/>
            <w:bCs/>
            <w:noProof/>
            <w:sz w:val="20"/>
            <w:szCs w:val="20"/>
          </w:rPr>
          <w:t>3</w:t>
        </w:r>
        <w:r w:rsidRPr="00C43270">
          <w:rPr>
            <w:rFonts w:asciiTheme="majorHAnsi" w:hAnsiTheme="majorHAnsi" w:cstheme="majorHAnsi"/>
            <w:bCs/>
            <w:sz w:val="20"/>
            <w:szCs w:val="20"/>
          </w:rPr>
          <w:fldChar w:fldCharType="end"/>
        </w:r>
        <w:r>
          <w:rPr>
            <w:rFonts w:asciiTheme="majorHAnsi" w:eastAsia="宋体" w:hAnsiTheme="majorHAnsi" w:cstheme="majorHAnsi" w:hint="eastAsia"/>
            <w:bCs/>
            <w:sz w:val="20"/>
            <w:szCs w:val="20"/>
            <w:lang w:eastAsia="zh-CN"/>
          </w:rPr>
          <w:t>.  Rules</w:t>
        </w:r>
      </w:ins>
    </w:p>
    <w:tbl>
      <w:tblPr>
        <w:tblStyle w:val="af4"/>
        <w:tblW w:w="0" w:type="auto"/>
        <w:tblLook w:val="04A0" w:firstRow="1" w:lastRow="0" w:firstColumn="1" w:lastColumn="0" w:noHBand="0" w:noVBand="1"/>
        <w:tblPrChange w:id="791" w:author="Author" w:date="2026-05-20T20:05:00Z" w16du:dateUtc="2026-05-20T12:05:00Z">
          <w:tblPr>
            <w:tblStyle w:val="af4"/>
            <w:tblW w:w="0" w:type="auto"/>
            <w:tblLook w:val="04A0" w:firstRow="1" w:lastRow="0" w:firstColumn="1" w:lastColumn="0" w:noHBand="0" w:noVBand="1"/>
          </w:tblPr>
        </w:tblPrChange>
      </w:tblPr>
      <w:tblGrid>
        <w:gridCol w:w="649"/>
        <w:gridCol w:w="1342"/>
        <w:gridCol w:w="1124"/>
        <w:gridCol w:w="1448"/>
        <w:gridCol w:w="3931"/>
        <w:tblGridChange w:id="792">
          <w:tblGrid>
            <w:gridCol w:w="648"/>
            <w:gridCol w:w="1"/>
            <w:gridCol w:w="1341"/>
            <w:gridCol w:w="1"/>
            <w:gridCol w:w="1124"/>
            <w:gridCol w:w="168"/>
            <w:gridCol w:w="1279"/>
            <w:gridCol w:w="1"/>
            <w:gridCol w:w="3931"/>
          </w:tblGrid>
        </w:tblGridChange>
      </w:tblGrid>
      <w:tr w:rsidR="000C78BB" w:rsidRPr="00BB2D83" w14:paraId="64F1F987" w14:textId="77777777" w:rsidTr="000C78BB">
        <w:trPr>
          <w:ins w:id="793" w:author="Author" w:date="2026-05-20T20:04:00Z" w16du:dateUtc="2026-05-20T12:04:00Z"/>
        </w:trPr>
        <w:tc>
          <w:tcPr>
            <w:tcW w:w="0" w:type="auto"/>
            <w:shd w:val="clear" w:color="auto" w:fill="DBE5F1" w:themeFill="accent1" w:themeFillTint="33"/>
            <w:vAlign w:val="center"/>
            <w:tcPrChange w:id="794" w:author="Author" w:date="2026-05-20T20:05:00Z" w16du:dateUtc="2026-05-20T12:05:00Z">
              <w:tcPr>
                <w:tcW w:w="0" w:type="auto"/>
                <w:gridSpan w:val="2"/>
              </w:tcPr>
            </w:tcPrChange>
          </w:tcPr>
          <w:p w14:paraId="5BCC6445" w14:textId="23D87211" w:rsidR="000C78BB" w:rsidRPr="003E0469" w:rsidRDefault="000C78BB" w:rsidP="000C78BB">
            <w:pPr>
              <w:spacing w:after="0" w:line="240" w:lineRule="auto"/>
              <w:jc w:val="center"/>
              <w:rPr>
                <w:ins w:id="795" w:author="Author" w:date="2026-05-20T20:04:00Z" w16du:dateUtc="2026-05-20T12:04:00Z"/>
                <w:rFonts w:ascii="Calibri" w:hAnsi="Calibri"/>
                <w:sz w:val="20"/>
              </w:rPr>
              <w:pPrChange w:id="796" w:author="Author" w:date="2026-05-20T20:05:00Z" w16du:dateUtc="2026-05-20T12:05:00Z">
                <w:pPr>
                  <w:spacing w:after="0" w:line="240" w:lineRule="auto"/>
                </w:pPr>
              </w:pPrChange>
            </w:pPr>
            <w:ins w:id="797" w:author="Author" w:date="2026-05-20T20:04:00Z" w16du:dateUtc="2026-05-20T12:04:00Z">
              <w:r w:rsidRPr="003E0469">
                <w:rPr>
                  <w:rFonts w:ascii="Calibri" w:hAnsi="Calibri"/>
                  <w:b/>
                  <w:sz w:val="20"/>
                </w:rPr>
                <w:t>Rule ID</w:t>
              </w:r>
            </w:ins>
          </w:p>
        </w:tc>
        <w:tc>
          <w:tcPr>
            <w:tcW w:w="1342" w:type="dxa"/>
            <w:shd w:val="clear" w:color="auto" w:fill="DBE5F1" w:themeFill="accent1" w:themeFillTint="33"/>
            <w:vAlign w:val="center"/>
            <w:tcPrChange w:id="798" w:author="Author" w:date="2026-05-20T20:05:00Z" w16du:dateUtc="2026-05-20T12:05:00Z">
              <w:tcPr>
                <w:tcW w:w="1342" w:type="dxa"/>
                <w:gridSpan w:val="2"/>
              </w:tcPr>
            </w:tcPrChange>
          </w:tcPr>
          <w:p w14:paraId="4B2FA041" w14:textId="419CCDD8" w:rsidR="000C78BB" w:rsidRPr="003E0469" w:rsidRDefault="000C78BB" w:rsidP="000C78BB">
            <w:pPr>
              <w:spacing w:after="0" w:line="240" w:lineRule="auto"/>
              <w:jc w:val="center"/>
              <w:rPr>
                <w:ins w:id="799" w:author="Author" w:date="2026-05-20T20:04:00Z" w16du:dateUtc="2026-05-20T12:04:00Z"/>
                <w:rFonts w:ascii="Calibri" w:hAnsi="Calibri"/>
                <w:sz w:val="20"/>
              </w:rPr>
              <w:pPrChange w:id="800" w:author="Author" w:date="2026-05-20T20:05:00Z" w16du:dateUtc="2026-05-20T12:05:00Z">
                <w:pPr>
                  <w:spacing w:after="0" w:line="240" w:lineRule="auto"/>
                </w:pPr>
              </w:pPrChange>
            </w:pPr>
            <w:ins w:id="801" w:author="Author" w:date="2026-05-20T20:04:00Z" w16du:dateUtc="2026-05-20T12:04:00Z">
              <w:r w:rsidRPr="003E0469">
                <w:rPr>
                  <w:rFonts w:ascii="Calibri" w:hAnsi="Calibri"/>
                  <w:b/>
                  <w:sz w:val="20"/>
                </w:rPr>
                <w:t>Name</w:t>
              </w:r>
            </w:ins>
          </w:p>
        </w:tc>
        <w:tc>
          <w:tcPr>
            <w:tcW w:w="1124" w:type="dxa"/>
            <w:shd w:val="clear" w:color="auto" w:fill="DBE5F1" w:themeFill="accent1" w:themeFillTint="33"/>
            <w:vAlign w:val="center"/>
            <w:tcPrChange w:id="802" w:author="Author" w:date="2026-05-20T20:05:00Z" w16du:dateUtc="2026-05-20T12:05:00Z">
              <w:tcPr>
                <w:tcW w:w="1124" w:type="dxa"/>
              </w:tcPr>
            </w:tcPrChange>
          </w:tcPr>
          <w:p w14:paraId="7D23BABF" w14:textId="37919EE0" w:rsidR="000C78BB" w:rsidRPr="003E0469" w:rsidRDefault="000C78BB" w:rsidP="000C78BB">
            <w:pPr>
              <w:spacing w:after="0" w:line="240" w:lineRule="auto"/>
              <w:jc w:val="center"/>
              <w:rPr>
                <w:ins w:id="803" w:author="Author" w:date="2026-05-20T20:04:00Z" w16du:dateUtc="2026-05-20T12:04:00Z"/>
                <w:rFonts w:ascii="Calibri" w:hAnsi="Calibri"/>
                <w:sz w:val="20"/>
              </w:rPr>
              <w:pPrChange w:id="804" w:author="Author" w:date="2026-05-20T20:05:00Z" w16du:dateUtc="2026-05-20T12:05:00Z">
                <w:pPr>
                  <w:spacing w:after="0" w:line="240" w:lineRule="auto"/>
                </w:pPr>
              </w:pPrChange>
            </w:pPr>
            <w:ins w:id="805" w:author="Author" w:date="2026-05-20T20:04:00Z" w16du:dateUtc="2026-05-20T12:04:00Z">
              <w:r w:rsidRPr="003E0469">
                <w:rPr>
                  <w:rFonts w:ascii="Calibri" w:hAnsi="Calibri"/>
                  <w:b/>
                  <w:sz w:val="20"/>
                </w:rPr>
                <w:t>Free Threshold</w:t>
              </w:r>
            </w:ins>
          </w:p>
        </w:tc>
        <w:tc>
          <w:tcPr>
            <w:tcW w:w="1448" w:type="dxa"/>
            <w:shd w:val="clear" w:color="auto" w:fill="DBE5F1" w:themeFill="accent1" w:themeFillTint="33"/>
            <w:vAlign w:val="center"/>
            <w:tcPrChange w:id="806" w:author="Author" w:date="2026-05-20T20:05:00Z" w16du:dateUtc="2026-05-20T12:05:00Z">
              <w:tcPr>
                <w:tcW w:w="1448" w:type="dxa"/>
                <w:gridSpan w:val="3"/>
              </w:tcPr>
            </w:tcPrChange>
          </w:tcPr>
          <w:p w14:paraId="5EC0291F" w14:textId="6888D52F" w:rsidR="000C78BB" w:rsidRPr="003E0469" w:rsidRDefault="000C78BB" w:rsidP="000C78BB">
            <w:pPr>
              <w:spacing w:after="0" w:line="240" w:lineRule="auto"/>
              <w:jc w:val="center"/>
              <w:rPr>
                <w:ins w:id="807" w:author="Author" w:date="2026-05-20T20:04:00Z" w16du:dateUtc="2026-05-20T12:04:00Z"/>
                <w:rFonts w:ascii="Calibri" w:hAnsi="Calibri"/>
                <w:sz w:val="20"/>
              </w:rPr>
              <w:pPrChange w:id="808" w:author="Author" w:date="2026-05-20T20:05:00Z" w16du:dateUtc="2026-05-20T12:05:00Z">
                <w:pPr>
                  <w:spacing w:after="0" w:line="240" w:lineRule="auto"/>
                </w:pPr>
              </w:pPrChange>
            </w:pPr>
            <w:ins w:id="809" w:author="Author" w:date="2026-05-20T20:04:00Z" w16du:dateUtc="2026-05-20T12:04:00Z">
              <w:r w:rsidRPr="003E0469">
                <w:rPr>
                  <w:rFonts w:ascii="Calibri" w:hAnsi="Calibri"/>
                  <w:b/>
                  <w:sz w:val="20"/>
                </w:rPr>
                <w:t>Penalty</w:t>
              </w:r>
            </w:ins>
          </w:p>
        </w:tc>
        <w:tc>
          <w:tcPr>
            <w:tcW w:w="0" w:type="auto"/>
            <w:shd w:val="clear" w:color="auto" w:fill="DBE5F1" w:themeFill="accent1" w:themeFillTint="33"/>
            <w:vAlign w:val="center"/>
            <w:tcPrChange w:id="810" w:author="Author" w:date="2026-05-20T20:05:00Z" w16du:dateUtc="2026-05-20T12:05:00Z">
              <w:tcPr>
                <w:tcW w:w="0" w:type="auto"/>
              </w:tcPr>
            </w:tcPrChange>
          </w:tcPr>
          <w:p w14:paraId="0CF66E4B" w14:textId="646755CC" w:rsidR="000C78BB" w:rsidRPr="003E0469" w:rsidRDefault="000C78BB" w:rsidP="000C78BB">
            <w:pPr>
              <w:spacing w:after="0" w:line="240" w:lineRule="auto"/>
              <w:jc w:val="center"/>
              <w:rPr>
                <w:ins w:id="811" w:author="Author" w:date="2026-05-20T20:04:00Z" w16du:dateUtc="2026-05-20T12:04:00Z"/>
                <w:rFonts w:ascii="Calibri" w:hAnsi="Calibri"/>
                <w:sz w:val="20"/>
              </w:rPr>
              <w:pPrChange w:id="812" w:author="Author" w:date="2026-05-20T20:05:00Z" w16du:dateUtc="2026-05-20T12:05:00Z">
                <w:pPr>
                  <w:spacing w:after="0" w:line="240" w:lineRule="auto"/>
                </w:pPr>
              </w:pPrChange>
            </w:pPr>
            <w:ins w:id="813" w:author="Author" w:date="2026-05-20T20:04:00Z" w16du:dateUtc="2026-05-20T12:04:00Z">
              <w:r w:rsidRPr="003E0469">
                <w:rPr>
                  <w:rFonts w:ascii="Calibri" w:hAnsi="Calibri"/>
                  <w:b/>
                  <w:sz w:val="20"/>
                </w:rPr>
                <w:t>Effect Description</w:t>
              </w:r>
            </w:ins>
          </w:p>
        </w:tc>
      </w:tr>
      <w:tr w:rsidR="000C78BB" w:rsidRPr="00BB2D83" w14:paraId="09D82B77" w14:textId="77777777" w:rsidTr="003C5103">
        <w:tc>
          <w:tcPr>
            <w:tcW w:w="0" w:type="auto"/>
            <w:hideMark/>
            <w:tcPrChange w:id="814" w:author="Author" w:date="2026-05-20T20:01:00Z" w16du:dateUtc="2026-05-20T12:01:00Z">
              <w:tcPr>
                <w:tcW w:w="0" w:type="auto"/>
                <w:hideMark/>
              </w:tcPr>
            </w:tcPrChange>
          </w:tcPr>
          <w:p w14:paraId="3D8F51EC" w14:textId="77777777" w:rsidR="000C78BB" w:rsidRPr="003E0469" w:rsidRDefault="000C78BB" w:rsidP="000C78BB">
            <w:pPr>
              <w:spacing w:after="0" w:line="240" w:lineRule="auto"/>
              <w:rPr>
                <w:rFonts w:ascii="Calibri" w:hAnsi="Calibri"/>
                <w:sz w:val="20"/>
              </w:rPr>
            </w:pPr>
            <w:r w:rsidRPr="003E0469">
              <w:rPr>
                <w:rFonts w:ascii="Calibri" w:hAnsi="Calibri"/>
                <w:sz w:val="20"/>
              </w:rPr>
              <w:t>Rule 4</w:t>
            </w:r>
          </w:p>
        </w:tc>
        <w:tc>
          <w:tcPr>
            <w:tcW w:w="1342" w:type="dxa"/>
            <w:hideMark/>
            <w:tcPrChange w:id="815" w:author="Author" w:date="2026-05-20T20:01:00Z" w16du:dateUtc="2026-05-20T12:01:00Z">
              <w:tcPr>
                <w:tcW w:w="0" w:type="auto"/>
                <w:gridSpan w:val="2"/>
                <w:hideMark/>
              </w:tcPr>
            </w:tcPrChange>
          </w:tcPr>
          <w:p w14:paraId="3E469510" w14:textId="77777777" w:rsidR="000C78BB" w:rsidRPr="003E0469" w:rsidRDefault="000C78BB" w:rsidP="000C78BB">
            <w:pPr>
              <w:spacing w:after="0" w:line="240" w:lineRule="auto"/>
              <w:rPr>
                <w:rFonts w:ascii="Calibri" w:hAnsi="Calibri"/>
                <w:sz w:val="20"/>
              </w:rPr>
            </w:pPr>
            <w:r w:rsidRPr="003E0469">
              <w:rPr>
                <w:rFonts w:ascii="Calibri" w:hAnsi="Calibri"/>
                <w:sz w:val="20"/>
              </w:rPr>
              <w:t>Skill or Power Required</w:t>
            </w:r>
          </w:p>
        </w:tc>
        <w:tc>
          <w:tcPr>
            <w:tcW w:w="1124" w:type="dxa"/>
            <w:hideMark/>
            <w:tcPrChange w:id="816" w:author="Author" w:date="2026-05-20T20:01:00Z" w16du:dateUtc="2026-05-20T12:01:00Z">
              <w:tcPr>
                <w:tcW w:w="0" w:type="auto"/>
                <w:gridSpan w:val="3"/>
                <w:hideMark/>
              </w:tcPr>
            </w:tcPrChange>
          </w:tcPr>
          <w:p w14:paraId="6089ABEC" w14:textId="77777777" w:rsidR="000C78BB" w:rsidRPr="003E0469" w:rsidRDefault="000C78BB" w:rsidP="000C78BB">
            <w:pPr>
              <w:spacing w:after="0" w:line="240" w:lineRule="auto"/>
              <w:rPr>
                <w:rFonts w:ascii="Calibri" w:hAnsi="Calibri"/>
                <w:sz w:val="20"/>
              </w:rPr>
            </w:pPr>
            <w:r w:rsidRPr="003E0469">
              <w:rPr>
                <w:rFonts w:ascii="Calibri" w:hAnsi="Calibri"/>
                <w:sz w:val="20"/>
              </w:rPr>
              <w:t>None</w:t>
            </w:r>
          </w:p>
        </w:tc>
        <w:tc>
          <w:tcPr>
            <w:tcW w:w="1448" w:type="dxa"/>
            <w:hideMark/>
            <w:tcPrChange w:id="817" w:author="Author" w:date="2026-05-20T20:01:00Z" w16du:dateUtc="2026-05-20T12:01:00Z">
              <w:tcPr>
                <w:tcW w:w="0" w:type="auto"/>
                <w:hideMark/>
              </w:tcPr>
            </w:tcPrChange>
          </w:tcPr>
          <w:p w14:paraId="1C957080" w14:textId="77777777" w:rsidR="000C78BB" w:rsidRPr="003E0469" w:rsidRDefault="000C78BB" w:rsidP="000C78BB">
            <w:pPr>
              <w:spacing w:after="0" w:line="240" w:lineRule="auto"/>
              <w:rPr>
                <w:rFonts w:ascii="Calibri" w:hAnsi="Calibri"/>
                <w:sz w:val="20"/>
              </w:rPr>
            </w:pPr>
            <w:r w:rsidRPr="003E0469">
              <w:rPr>
                <w:rFonts w:ascii="Calibri" w:hAnsi="Calibri"/>
                <w:sz w:val="20"/>
              </w:rPr>
              <w:t>−3 SAN per turn violated</w:t>
            </w:r>
          </w:p>
        </w:tc>
        <w:tc>
          <w:tcPr>
            <w:tcW w:w="0" w:type="auto"/>
            <w:hideMark/>
            <w:tcPrChange w:id="818" w:author="Author" w:date="2026-05-20T20:01:00Z" w16du:dateUtc="2026-05-20T12:01:00Z">
              <w:tcPr>
                <w:tcW w:w="0" w:type="auto"/>
                <w:gridSpan w:val="2"/>
                <w:hideMark/>
              </w:tcPr>
            </w:tcPrChange>
          </w:tcPr>
          <w:p w14:paraId="2C09AA54" w14:textId="77777777" w:rsidR="000C78BB" w:rsidRPr="003E0469" w:rsidRDefault="000C78BB" w:rsidP="000C78BB">
            <w:pPr>
              <w:spacing w:after="0" w:line="240" w:lineRule="auto"/>
              <w:rPr>
                <w:rFonts w:ascii="Calibri" w:hAnsi="Calibri"/>
                <w:sz w:val="20"/>
              </w:rPr>
            </w:pPr>
            <w:r w:rsidRPr="003E0469">
              <w:rPr>
                <w:rFonts w:ascii="Calibri" w:hAnsi="Calibri"/>
                <w:sz w:val="20"/>
              </w:rPr>
              <w:t>If no skill or power card is played before ending the turn, the player incurs a 3 SAN penalty. Pure attack-only turns are not permitted.</w:t>
            </w:r>
          </w:p>
        </w:tc>
      </w:tr>
    </w:tbl>
    <w:p w14:paraId="37C4A8BF" w14:textId="3350C469" w:rsidR="00BB2D83" w:rsidRPr="00BB2D83" w:rsidDel="00F22048" w:rsidRDefault="00BB2D83" w:rsidP="00C16164">
      <w:pPr>
        <w:spacing w:after="120" w:line="280" w:lineRule="exact"/>
        <w:ind w:firstLine="283"/>
        <w:rPr>
          <w:del w:id="819" w:author="Author" w:date="2026-05-20T19:48:00Z" w16du:dateUtc="2026-05-20T11:48:00Z"/>
          <w:rFonts w:ascii="Calibri" w:eastAsia="宋体" w:hAnsi="Calibri" w:hint="eastAsia"/>
          <w:lang w:eastAsia="zh-CN"/>
          <w:rPrChange w:id="820" w:author="Author" w:date="2026-05-20T00:38:00Z" w16du:dateUtc="2026-05-19T16:38:00Z">
            <w:rPr>
              <w:del w:id="821" w:author="Author" w:date="2026-05-20T19:48:00Z" w16du:dateUtc="2026-05-20T11:48:00Z"/>
            </w:rPr>
          </w:rPrChange>
        </w:rPr>
      </w:pPr>
    </w:p>
    <w:p w14:paraId="2417B76C" w14:textId="77777777" w:rsidR="00D803EE" w:rsidRPr="006A47D3" w:rsidRDefault="00000000">
      <w:pPr>
        <w:pStyle w:val="21"/>
        <w:rPr>
          <w:rFonts w:ascii="Times New Roman" w:hAnsi="Times New Roman" w:cs="Times New Roman"/>
          <w:color w:val="auto"/>
          <w:rPrChange w:id="822" w:author="Author" w:date="2026-05-20T19:34:00Z" w16du:dateUtc="2026-05-20T11:34:00Z">
            <w:rPr>
              <w:color w:val="595959" w:themeColor="text1" w:themeTint="A6"/>
            </w:rPr>
          </w:rPrChange>
        </w:rPr>
      </w:pPr>
      <w:r w:rsidRPr="006A47D3">
        <w:rPr>
          <w:rFonts w:ascii="Times New Roman" w:hAnsi="Times New Roman" w:cs="Times New Roman"/>
          <w:color w:val="auto"/>
          <w:rPrChange w:id="823" w:author="Author" w:date="2026-05-20T19:34:00Z" w16du:dateUtc="2026-05-20T11:34:00Z">
            <w:rPr>
              <w:rFonts w:ascii="Calibri" w:hAnsi="Calibri"/>
              <w:color w:val="595959" w:themeColor="text1" w:themeTint="A6"/>
            </w:rPr>
          </w:rPrChange>
        </w:rPr>
        <w:t xml:space="preserve">3.6 </w:t>
      </w:r>
      <w:del w:id="824" w:author="Author" w:date="2026-05-20T19:31:00Z" w16du:dateUtc="2026-05-20T11:31:00Z">
        <w:r w:rsidRPr="006A47D3" w:rsidDel="0028278E">
          <w:rPr>
            <w:rFonts w:ascii="Times New Roman" w:hAnsi="Times New Roman" w:cs="Times New Roman"/>
            <w:color w:val="auto"/>
            <w:rPrChange w:id="825" w:author="Author" w:date="2026-05-20T19:34:00Z" w16du:dateUtc="2026-05-20T11:34: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826" w:author="Author" w:date="2026-05-20T19:34:00Z" w16du:dateUtc="2026-05-20T11:34:00Z">
            <w:rPr>
              <w:rFonts w:ascii="Calibri" w:hAnsi="Calibri"/>
              <w:color w:val="595959" w:themeColor="text1" w:themeTint="A6"/>
            </w:rPr>
          </w:rPrChange>
        </w:rPr>
        <w:t>Win and Loss Conditions</w:t>
      </w:r>
    </w:p>
    <w:p w14:paraId="3CE46A86" w14:textId="67146375" w:rsidR="00D803EE" w:rsidRPr="00F724C2" w:rsidRDefault="00000000" w:rsidP="0028278E">
      <w:pPr>
        <w:spacing w:after="0" w:line="300" w:lineRule="exact"/>
        <w:ind w:firstLine="284"/>
        <w:jc w:val="both"/>
        <w:rPr>
          <w:rFonts w:ascii="Times New Roman" w:hAnsi="Times New Roman"/>
          <w:rPrChange w:id="827" w:author="Author" w:date="2026-05-20T18:57:00Z" w16du:dateUtc="2026-05-20T10:57:00Z">
            <w:rPr/>
          </w:rPrChange>
        </w:rPr>
        <w:pPrChange w:id="828" w:author="Author" w:date="2026-05-20T19:31:00Z" w16du:dateUtc="2026-05-20T11:31:00Z">
          <w:pPr>
            <w:spacing w:after="160" w:line="280" w:lineRule="exact"/>
            <w:ind w:firstLine="283"/>
          </w:pPr>
        </w:pPrChange>
      </w:pPr>
      <w:r w:rsidRPr="00F724C2">
        <w:rPr>
          <w:rFonts w:ascii="Times New Roman" w:hAnsi="Times New Roman"/>
          <w:rPrChange w:id="829" w:author="Author" w:date="2026-05-20T18:57:00Z" w16du:dateUtc="2026-05-20T10:57:00Z">
            <w:rPr>
              <w:rFonts w:ascii="Calibri" w:hAnsi="Calibri"/>
            </w:rPr>
          </w:rPrChange>
        </w:rPr>
        <w:t xml:space="preserve">A run ends in </w:t>
      </w:r>
      <w:r w:rsidRPr="00F724C2">
        <w:rPr>
          <w:rFonts w:ascii="Times New Roman" w:hAnsi="Times New Roman"/>
          <w:rPrChange w:id="830" w:author="Author" w:date="2026-05-20T18:57:00Z" w16du:dateUtc="2026-05-20T10:57:00Z">
            <w:rPr>
              <w:rFonts w:ascii="Calibri" w:hAnsi="Calibri"/>
              <w:b/>
            </w:rPr>
          </w:rPrChange>
        </w:rPr>
        <w:t>victory</w:t>
      </w:r>
      <w:r w:rsidRPr="00F724C2">
        <w:rPr>
          <w:rFonts w:ascii="Times New Roman" w:hAnsi="Times New Roman"/>
          <w:rPrChange w:id="831" w:author="Author" w:date="2026-05-20T18:57:00Z" w16du:dateUtc="2026-05-20T10:57:00Z">
            <w:rPr>
              <w:rFonts w:ascii="Calibri" w:hAnsi="Calibri"/>
            </w:rPr>
          </w:rPrChange>
        </w:rPr>
        <w:t xml:space="preserve"> if the boss reaches 0 HP while the player is still alive. It ends in defeat if the player's HP hits 0. These are checked in that order within </w:t>
      </w:r>
      <w:proofErr w:type="spellStart"/>
      <w:proofErr w:type="gramStart"/>
      <w:r w:rsidRPr="00F724C2">
        <w:rPr>
          <w:rFonts w:ascii="Times New Roman" w:hAnsi="Times New Roman"/>
          <w:rPrChange w:id="832" w:author="Author" w:date="2026-05-20T18:57:00Z" w16du:dateUtc="2026-05-20T10:57:00Z">
            <w:rPr>
              <w:rFonts w:ascii="Calibri" w:hAnsi="Calibri"/>
            </w:rPr>
          </w:rPrChange>
        </w:rPr>
        <w:t>env.step</w:t>
      </w:r>
      <w:proofErr w:type="spellEnd"/>
      <w:proofErr w:type="gramEnd"/>
      <w:del w:id="833" w:author="Author" w:date="2026-05-19T18:40:00Z" w16du:dateUtc="2026-05-19T10:40:00Z">
        <w:r w:rsidRPr="00F724C2" w:rsidDel="00C16164">
          <w:rPr>
            <w:rFonts w:ascii="Times New Roman" w:hAnsi="Times New Roman"/>
            <w:rPrChange w:id="834" w:author="Author" w:date="2026-05-20T18:57:00Z" w16du:dateUtc="2026-05-20T10:57:00Z">
              <w:rPr>
                <w:rFonts w:ascii="Calibri" w:hAnsi="Calibri"/>
              </w:rPr>
            </w:rPrChange>
          </w:rPr>
          <w:delText xml:space="preserve">: </w:delText>
        </w:r>
      </w:del>
      <w:ins w:id="835" w:author="Author" w:date="2026-05-19T18:40:00Z" w16du:dateUtc="2026-05-19T10:40:00Z">
        <w:r w:rsidR="00C16164" w:rsidRPr="00F724C2">
          <w:rPr>
            <w:rFonts w:ascii="Times New Roman" w:hAnsi="Times New Roman" w:hint="eastAsia"/>
            <w:rPrChange w:id="836" w:author="Author" w:date="2026-05-20T18:57:00Z" w16du:dateUtc="2026-05-20T10:57:00Z">
              <w:rPr>
                <w:rFonts w:ascii="Calibri" w:eastAsia="宋体" w:hAnsi="Calibri" w:hint="eastAsia"/>
                <w:lang w:eastAsia="zh-CN"/>
              </w:rPr>
            </w:rPrChange>
          </w:rPr>
          <w:t>. In this way,</w:t>
        </w:r>
        <w:r w:rsidR="00C16164" w:rsidRPr="00F724C2">
          <w:rPr>
            <w:rFonts w:ascii="Times New Roman" w:hAnsi="Times New Roman"/>
            <w:rPrChange w:id="837" w:author="Author" w:date="2026-05-20T18:57:00Z" w16du:dateUtc="2026-05-20T10:57:00Z">
              <w:rPr>
                <w:rFonts w:ascii="Calibri" w:hAnsi="Calibri"/>
              </w:rPr>
            </w:rPrChange>
          </w:rPr>
          <w:t xml:space="preserve"> </w:t>
        </w:r>
      </w:ins>
      <w:r w:rsidRPr="00F724C2">
        <w:rPr>
          <w:rFonts w:ascii="Times New Roman" w:hAnsi="Times New Roman"/>
          <w:rPrChange w:id="838" w:author="Author" w:date="2026-05-20T18:57:00Z" w16du:dateUtc="2026-05-20T10:57:00Z">
            <w:rPr>
              <w:rFonts w:ascii="Calibri" w:hAnsi="Calibri"/>
            </w:rPr>
          </w:rPrChange>
        </w:rPr>
        <w:t>enemy-death resolves before player-death, so a simultaneous-kill attack on the boss counts as a win</w:t>
      </w:r>
      <w:del w:id="839" w:author="Author" w:date="2026-05-19T18:41:00Z" w16du:dateUtc="2026-05-19T10:41:00Z">
        <w:r w:rsidRPr="00F724C2" w:rsidDel="00C16164">
          <w:rPr>
            <w:rFonts w:ascii="Times New Roman" w:hAnsi="Times New Roman"/>
            <w:rPrChange w:id="840" w:author="Author" w:date="2026-05-20T18:57:00Z" w16du:dateUtc="2026-05-20T10:57:00Z">
              <w:rPr>
                <w:rFonts w:ascii="Calibri" w:hAnsi="Calibri"/>
              </w:rPr>
            </w:rPrChange>
          </w:rPr>
          <w:delText xml:space="preserve"> —</w:delText>
        </w:r>
      </w:del>
      <w:del w:id="841" w:author="Author" w:date="2026-05-19T18:40:00Z" w16du:dateUtc="2026-05-19T10:40:00Z">
        <w:r w:rsidRPr="00F724C2" w:rsidDel="00C16164">
          <w:rPr>
            <w:rFonts w:ascii="Times New Roman" w:hAnsi="Times New Roman"/>
            <w:rPrChange w:id="842" w:author="Author" w:date="2026-05-20T18:57:00Z" w16du:dateUtc="2026-05-20T10:57:00Z">
              <w:rPr>
                <w:rFonts w:ascii="Calibri" w:hAnsi="Calibri"/>
              </w:rPr>
            </w:rPrChange>
          </w:rPr>
          <w:delText xml:space="preserve"> </w:delText>
        </w:r>
      </w:del>
      <w:del w:id="843" w:author="Author" w:date="2026-05-19T18:41:00Z" w16du:dateUtc="2026-05-19T10:41:00Z">
        <w:r w:rsidRPr="00F724C2" w:rsidDel="00C16164">
          <w:rPr>
            <w:rFonts w:ascii="Times New Roman" w:hAnsi="Times New Roman"/>
            <w:rPrChange w:id="844" w:author="Author" w:date="2026-05-20T18:57:00Z" w16du:dateUtc="2026-05-20T10:57:00Z">
              <w:rPr>
                <w:rFonts w:ascii="Calibri" w:hAnsi="Calibri"/>
              </w:rPr>
            </w:rPrChange>
          </w:rPr>
          <w:delText>a necessary detail for stable reward shaping at the terminal step</w:delText>
        </w:r>
      </w:del>
      <w:r w:rsidRPr="00F724C2">
        <w:rPr>
          <w:rFonts w:ascii="Times New Roman" w:hAnsi="Times New Roman"/>
          <w:rPrChange w:id="845" w:author="Author" w:date="2026-05-20T18:57:00Z" w16du:dateUtc="2026-05-20T10:57:00Z">
            <w:rPr>
              <w:rFonts w:ascii="Calibri" w:hAnsi="Calibri"/>
            </w:rPr>
          </w:rPrChange>
        </w:rPr>
        <w:t>.</w:t>
      </w:r>
    </w:p>
    <w:p w14:paraId="21D76AAD" w14:textId="6A0E1D0E" w:rsidR="00D803EE" w:rsidDel="00546D2D" w:rsidRDefault="00D803EE">
      <w:pPr>
        <w:pBdr>
          <w:bottom w:val="single" w:sz="6" w:space="1" w:color="AAAAAA"/>
        </w:pBdr>
        <w:spacing w:before="120" w:after="120"/>
        <w:rPr>
          <w:del w:id="846" w:author="Author" w:date="2026-05-20T01:24:00Z" w16du:dateUtc="2026-05-19T17:24:00Z"/>
        </w:rPr>
      </w:pPr>
    </w:p>
    <w:p w14:paraId="60243A13" w14:textId="77777777" w:rsidR="00D803EE" w:rsidRDefault="00000000">
      <w:pPr>
        <w:pStyle w:val="1"/>
        <w:rPr>
          <w:color w:val="auto"/>
        </w:rPr>
      </w:pPr>
      <w:r>
        <w:rPr>
          <w:rFonts w:ascii="Calibri" w:hAnsi="Calibri"/>
          <w:color w:val="auto"/>
          <w:sz w:val="32"/>
        </w:rPr>
        <w:t xml:space="preserve">4. </w:t>
      </w:r>
      <w:del w:id="847" w:author="Author" w:date="2026-05-20T19:16:00Z" w16du:dateUtc="2026-05-20T11:16:00Z">
        <w:r w:rsidDel="00C63F2C">
          <w:rPr>
            <w:rFonts w:ascii="Calibri" w:hAnsi="Calibri"/>
            <w:color w:val="auto"/>
            <w:sz w:val="32"/>
          </w:rPr>
          <w:delText xml:space="preserve"> </w:delText>
        </w:r>
      </w:del>
      <w:r>
        <w:rPr>
          <w:rFonts w:ascii="Calibri" w:hAnsi="Calibri"/>
          <w:color w:val="auto"/>
          <w:sz w:val="32"/>
        </w:rPr>
        <w:t>RL Game Formulation</w:t>
      </w:r>
    </w:p>
    <w:p w14:paraId="68D4D2D3" w14:textId="77777777" w:rsidR="00D803EE" w:rsidRPr="00F724C2" w:rsidRDefault="00000000" w:rsidP="0028278E">
      <w:pPr>
        <w:spacing w:after="0" w:line="300" w:lineRule="exact"/>
        <w:ind w:firstLine="284"/>
        <w:jc w:val="both"/>
        <w:rPr>
          <w:rFonts w:ascii="Times New Roman" w:hAnsi="Times New Roman"/>
          <w:rPrChange w:id="848" w:author="Author" w:date="2026-05-20T18:57:00Z" w16du:dateUtc="2026-05-20T10:57:00Z">
            <w:rPr/>
          </w:rPrChange>
        </w:rPr>
        <w:pPrChange w:id="849" w:author="Author" w:date="2026-05-20T19:30:00Z" w16du:dateUtc="2026-05-20T11:30:00Z">
          <w:pPr>
            <w:spacing w:after="120" w:line="280" w:lineRule="exact"/>
            <w:ind w:firstLine="283"/>
          </w:pPr>
        </w:pPrChange>
      </w:pPr>
      <w:r w:rsidRPr="00F724C2">
        <w:rPr>
          <w:rFonts w:ascii="Times New Roman" w:hAnsi="Times New Roman"/>
          <w:rPrChange w:id="850" w:author="Author" w:date="2026-05-20T18:57:00Z" w16du:dateUtc="2026-05-20T10:57:00Z">
            <w:rPr>
              <w:rFonts w:ascii="Calibri" w:hAnsi="Calibri"/>
            </w:rPr>
          </w:rPrChange>
        </w:rPr>
        <w:t>We model Mini Whisper as a discrete-time, finite-horizon MDP with deterministic transitions wherever the player acts freely and stochastic transitions only at well-defined sampling points (card draw, rule roll, enemy intent). This section specifies each component.</w:t>
      </w:r>
    </w:p>
    <w:p w14:paraId="47A8E662" w14:textId="77777777" w:rsidR="00D803EE" w:rsidRPr="006A47D3" w:rsidRDefault="00000000">
      <w:pPr>
        <w:pStyle w:val="21"/>
        <w:rPr>
          <w:rFonts w:ascii="Times New Roman" w:hAnsi="Times New Roman" w:cs="Times New Roman"/>
          <w:color w:val="auto"/>
          <w:rPrChange w:id="851" w:author="Author" w:date="2026-05-20T19:34:00Z" w16du:dateUtc="2026-05-20T11:34:00Z">
            <w:rPr>
              <w:color w:val="595959" w:themeColor="text1" w:themeTint="A6"/>
            </w:rPr>
          </w:rPrChange>
        </w:rPr>
      </w:pPr>
      <w:r w:rsidRPr="006A47D3">
        <w:rPr>
          <w:rFonts w:ascii="Times New Roman" w:hAnsi="Times New Roman" w:cs="Times New Roman"/>
          <w:color w:val="auto"/>
          <w:rPrChange w:id="852" w:author="Author" w:date="2026-05-20T19:34:00Z" w16du:dateUtc="2026-05-20T11:34:00Z">
            <w:rPr>
              <w:rFonts w:ascii="Calibri" w:hAnsi="Calibri"/>
              <w:color w:val="595959" w:themeColor="text1" w:themeTint="A6"/>
            </w:rPr>
          </w:rPrChange>
        </w:rPr>
        <w:t>4.1</w:t>
      </w:r>
      <w:del w:id="853" w:author="Author" w:date="2026-05-20T19:30:00Z" w16du:dateUtc="2026-05-20T11:30:00Z">
        <w:r w:rsidRPr="006A47D3" w:rsidDel="0028278E">
          <w:rPr>
            <w:rFonts w:ascii="Times New Roman" w:hAnsi="Times New Roman" w:cs="Times New Roman"/>
            <w:color w:val="auto"/>
            <w:rPrChange w:id="854" w:author="Author" w:date="2026-05-20T19:34:00Z" w16du:dateUtc="2026-05-20T11:34: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855" w:author="Author" w:date="2026-05-20T19:34:00Z" w16du:dateUtc="2026-05-20T11:34:00Z">
            <w:rPr>
              <w:rFonts w:ascii="Calibri" w:hAnsi="Calibri"/>
              <w:color w:val="595959" w:themeColor="text1" w:themeTint="A6"/>
            </w:rPr>
          </w:rPrChange>
        </w:rPr>
        <w:t xml:space="preserve"> State Space</w:t>
      </w:r>
    </w:p>
    <w:p w14:paraId="75D60078" w14:textId="37DCBC4A" w:rsidR="0042529C" w:rsidRPr="00F724C2" w:rsidRDefault="00000000" w:rsidP="0028278E">
      <w:pPr>
        <w:spacing w:after="0" w:line="300" w:lineRule="exact"/>
        <w:ind w:firstLine="284"/>
        <w:jc w:val="both"/>
        <w:rPr>
          <w:rFonts w:ascii="Times New Roman" w:hAnsi="Times New Roman" w:hint="eastAsia"/>
          <w:rPrChange w:id="856" w:author="Author" w:date="2026-05-20T18:57:00Z" w16du:dateUtc="2026-05-20T10:57:00Z">
            <w:rPr/>
          </w:rPrChange>
        </w:rPr>
        <w:pPrChange w:id="857" w:author="Author" w:date="2026-05-20T19:30:00Z" w16du:dateUtc="2026-05-20T11:30:00Z">
          <w:pPr>
            <w:spacing w:after="80" w:line="280" w:lineRule="exact"/>
            <w:ind w:firstLine="283"/>
          </w:pPr>
        </w:pPrChange>
      </w:pPr>
      <w:del w:id="858" w:author="Author" w:date="2026-05-20T15:23:00Z" w16du:dateUtc="2026-05-20T07:23:00Z">
        <w:r w:rsidRPr="00F724C2" w:rsidDel="0042529C">
          <w:rPr>
            <w:rFonts w:ascii="Times New Roman" w:hAnsi="Times New Roman"/>
            <w:rPrChange w:id="859" w:author="Author" w:date="2026-05-20T18:57:00Z" w16du:dateUtc="2026-05-20T10:57:00Z">
              <w:rPr>
                <w:rFonts w:ascii="Calibri" w:hAnsi="Calibri"/>
              </w:rPr>
            </w:rPrChange>
          </w:rPr>
          <w:delText xml:space="preserve">The observation space is a </w:delText>
        </w:r>
      </w:del>
      <w:del w:id="860" w:author="Author" w:date="2026-05-19T19:03:00Z" w16du:dateUtc="2026-05-19T11:03:00Z">
        <w:r w:rsidRPr="00F724C2" w:rsidDel="008C779D">
          <w:rPr>
            <w:rFonts w:ascii="Times New Roman" w:hAnsi="Times New Roman"/>
            <w:rPrChange w:id="861" w:author="Author" w:date="2026-05-20T18:57:00Z" w16du:dateUtc="2026-05-20T10:57:00Z">
              <w:rPr>
                <w:rFonts w:ascii="Calibri" w:hAnsi="Calibri"/>
              </w:rPr>
            </w:rPrChange>
          </w:rPr>
          <w:delText>51</w:delText>
        </w:r>
      </w:del>
      <w:del w:id="862" w:author="Author" w:date="2026-05-20T15:23:00Z" w16du:dateUtc="2026-05-20T07:23:00Z">
        <w:r w:rsidRPr="00F724C2" w:rsidDel="0042529C">
          <w:rPr>
            <w:rFonts w:ascii="Times New Roman" w:hAnsi="Times New Roman"/>
            <w:rPrChange w:id="863" w:author="Author" w:date="2026-05-20T18:57:00Z" w16du:dateUtc="2026-05-20T10:57:00Z">
              <w:rPr>
                <w:rFonts w:ascii="Calibri" w:hAnsi="Calibri"/>
              </w:rPr>
            </w:rPrChange>
          </w:rPr>
          <w:delText xml:space="preserve">-dimensional </w:delText>
        </w:r>
        <w:r w:rsidRPr="00F724C2" w:rsidDel="0042529C">
          <w:rPr>
            <w:rFonts w:ascii="Times New Roman" w:hAnsi="Times New Roman"/>
            <w:rPrChange w:id="864" w:author="Author" w:date="2026-05-20T18:57:00Z" w16du:dateUtc="2026-05-20T10:57:00Z">
              <w:rPr>
                <w:rFonts w:ascii="Calibri" w:hAnsi="Calibri"/>
                <w:i/>
              </w:rPr>
            </w:rPrChange>
          </w:rPr>
          <w:delText>Box</w:delText>
        </w:r>
        <w:r w:rsidRPr="00F724C2" w:rsidDel="0042529C">
          <w:rPr>
            <w:rFonts w:ascii="Times New Roman" w:hAnsi="Times New Roman"/>
            <w:rPrChange w:id="865" w:author="Author" w:date="2026-05-20T18:57:00Z" w16du:dateUtc="2026-05-20T10:57:00Z">
              <w:rPr>
                <w:rFonts w:ascii="Calibri" w:hAnsi="Calibri"/>
              </w:rPr>
            </w:rPrChange>
          </w:rPr>
          <w:delText xml:space="preserve"> of </w:delText>
        </w:r>
        <w:r w:rsidRPr="00F724C2" w:rsidDel="0042529C">
          <w:rPr>
            <w:rFonts w:ascii="Times New Roman" w:hAnsi="Times New Roman"/>
            <w:rPrChange w:id="866" w:author="Author" w:date="2026-05-20T18:57:00Z" w16du:dateUtc="2026-05-20T10:57:00Z">
              <w:rPr>
                <w:rFonts w:ascii="Calibri" w:hAnsi="Calibri"/>
                <w:i/>
              </w:rPr>
            </w:rPrChange>
          </w:rPr>
          <w:delText>float32</w:delText>
        </w:r>
        <w:r w:rsidRPr="00F724C2" w:rsidDel="0042529C">
          <w:rPr>
            <w:rFonts w:ascii="Times New Roman" w:hAnsi="Times New Roman"/>
            <w:rPrChange w:id="867" w:author="Author" w:date="2026-05-20T18:57:00Z" w16du:dateUtc="2026-05-20T10:57:00Z">
              <w:rPr>
                <w:rFonts w:ascii="Calibri" w:hAnsi="Calibri"/>
              </w:rPr>
            </w:rPrChange>
          </w:rPr>
          <w:delText xml:space="preserve"> values bounded in [−1, 100]. Each component is </w:delText>
        </w:r>
      </w:del>
      <w:del w:id="868" w:author="Author" w:date="2026-05-19T19:03:00Z" w16du:dateUtc="2026-05-19T11:03:00Z">
        <w:r w:rsidRPr="00F724C2" w:rsidDel="008C779D">
          <w:rPr>
            <w:rFonts w:ascii="Times New Roman" w:hAnsi="Times New Roman"/>
            <w:rPrChange w:id="869" w:author="Author" w:date="2026-05-20T18:57:00Z" w16du:dateUtc="2026-05-20T10:57:00Z">
              <w:rPr>
                <w:rFonts w:ascii="Calibri" w:hAnsi="Calibri"/>
              </w:rPr>
            </w:rPrChange>
          </w:rPr>
          <w:delText xml:space="preserve">hand-normalised </w:delText>
        </w:r>
      </w:del>
      <w:del w:id="870" w:author="Author" w:date="2026-05-20T15:23:00Z" w16du:dateUtc="2026-05-20T07:23:00Z">
        <w:r w:rsidRPr="00F724C2" w:rsidDel="0042529C">
          <w:rPr>
            <w:rFonts w:ascii="Times New Roman" w:hAnsi="Times New Roman"/>
            <w:rPrChange w:id="871" w:author="Author" w:date="2026-05-20T18:57:00Z" w16du:dateUtc="2026-05-20T10:57:00Z">
              <w:rPr>
                <w:rFonts w:ascii="Calibri" w:hAnsi="Calibri"/>
              </w:rPr>
            </w:rPrChange>
          </w:rPr>
          <w:delText xml:space="preserve">so that typical values fall near [0, 1], except for buff counters, which retain raw integer scale. Table </w:delText>
        </w:r>
      </w:del>
      <w:del w:id="872" w:author="Author" w:date="2026-05-19T19:03:00Z" w16du:dateUtc="2026-05-19T11:03:00Z">
        <w:r w:rsidRPr="00F724C2" w:rsidDel="008C779D">
          <w:rPr>
            <w:rFonts w:ascii="Times New Roman" w:hAnsi="Times New Roman"/>
            <w:rPrChange w:id="873" w:author="Author" w:date="2026-05-20T18:57:00Z" w16du:dateUtc="2026-05-20T10:57:00Z">
              <w:rPr>
                <w:rFonts w:ascii="Calibri" w:hAnsi="Calibri"/>
              </w:rPr>
            </w:rPrChange>
          </w:rPr>
          <w:delText xml:space="preserve">1 </w:delText>
        </w:r>
      </w:del>
      <w:del w:id="874" w:author="Author" w:date="2026-05-20T15:23:00Z" w16du:dateUtc="2026-05-20T07:23:00Z">
        <w:r w:rsidRPr="00F724C2" w:rsidDel="0042529C">
          <w:rPr>
            <w:rFonts w:ascii="Times New Roman" w:hAnsi="Times New Roman"/>
            <w:rPrChange w:id="875" w:author="Author" w:date="2026-05-20T18:57:00Z" w16du:dateUtc="2026-05-20T10:57:00Z">
              <w:rPr>
                <w:rFonts w:ascii="Calibri" w:hAnsi="Calibri"/>
              </w:rPr>
            </w:rPrChange>
          </w:rPr>
          <w:delText>details the layout.</w:delText>
        </w:r>
      </w:del>
      <w:ins w:id="876" w:author="Author" w:date="2026-05-20T15:22:00Z" w16du:dateUtc="2026-05-20T07:22:00Z">
        <w:r w:rsidR="0042529C" w:rsidRPr="00F724C2">
          <w:rPr>
            <w:rFonts w:ascii="Times New Roman" w:hAnsi="Times New Roman"/>
            <w:rPrChange w:id="877" w:author="Author" w:date="2026-05-20T18:57:00Z" w16du:dateUtc="2026-05-20T10:57:00Z">
              <w:rPr>
                <w:rFonts w:eastAsia="宋体"/>
                <w:lang w:eastAsia="zh-CN"/>
              </w:rPr>
            </w:rPrChange>
          </w:rPr>
          <w:t xml:space="preserve">The observation space is a 51-dimensional vector of type </w:t>
        </w:r>
        <w:proofErr w:type="gramStart"/>
        <w:r w:rsidR="0042529C" w:rsidRPr="00F724C2">
          <w:rPr>
            <w:rFonts w:ascii="Times New Roman" w:hAnsi="Times New Roman"/>
            <w:rPrChange w:id="878" w:author="Author" w:date="2026-05-20T18:57:00Z" w16du:dateUtc="2026-05-20T10:57:00Z">
              <w:rPr>
                <w:rFonts w:eastAsia="宋体"/>
                <w:lang w:eastAsia="zh-CN"/>
              </w:rPr>
            </w:rPrChange>
          </w:rPr>
          <w:t>Box(</w:t>
        </w:r>
        <w:proofErr w:type="gramEnd"/>
        <w:r w:rsidR="0042529C" w:rsidRPr="00F724C2">
          <w:rPr>
            <w:rFonts w:ascii="Times New Roman" w:hAnsi="Times New Roman"/>
            <w:rPrChange w:id="879" w:author="Author" w:date="2026-05-20T18:57:00Z" w16du:dateUtc="2026-05-20T10:57:00Z">
              <w:rPr>
                <w:rFonts w:eastAsia="宋体"/>
                <w:lang w:eastAsia="zh-CN"/>
              </w:rPr>
            </w:rPrChange>
          </w:rPr>
          <w:t>low=-1, high=100, shape</w:t>
        </w:r>
        <w:proofErr w:type="gramStart"/>
        <w:r w:rsidR="0042529C" w:rsidRPr="00F724C2">
          <w:rPr>
            <w:rFonts w:ascii="Times New Roman" w:hAnsi="Times New Roman"/>
            <w:rPrChange w:id="880" w:author="Author" w:date="2026-05-20T18:57:00Z" w16du:dateUtc="2026-05-20T10:57:00Z">
              <w:rPr>
                <w:rFonts w:eastAsia="宋体"/>
                <w:lang w:eastAsia="zh-CN"/>
              </w:rPr>
            </w:rPrChange>
          </w:rPr>
          <w:t>=(</w:t>
        </w:r>
        <w:proofErr w:type="gramEnd"/>
        <w:r w:rsidR="0042529C" w:rsidRPr="00F724C2">
          <w:rPr>
            <w:rFonts w:ascii="Times New Roman" w:hAnsi="Times New Roman"/>
            <w:rPrChange w:id="881" w:author="Author" w:date="2026-05-20T18:57:00Z" w16du:dateUtc="2026-05-20T10:57:00Z">
              <w:rPr>
                <w:rFonts w:eastAsia="宋体"/>
                <w:lang w:eastAsia="zh-CN"/>
              </w:rPr>
            </w:rPrChange>
          </w:rPr>
          <w:t xml:space="preserve">51,), </w:t>
        </w:r>
        <w:proofErr w:type="spellStart"/>
        <w:r w:rsidR="0042529C" w:rsidRPr="00F724C2">
          <w:rPr>
            <w:rFonts w:ascii="Times New Roman" w:hAnsi="Times New Roman"/>
            <w:rPrChange w:id="882" w:author="Author" w:date="2026-05-20T18:57:00Z" w16du:dateUtc="2026-05-20T10:57:00Z">
              <w:rPr>
                <w:rFonts w:eastAsia="宋体"/>
                <w:lang w:eastAsia="zh-CN"/>
              </w:rPr>
            </w:rPrChange>
          </w:rPr>
          <w:t>dtype</w:t>
        </w:r>
        <w:proofErr w:type="spellEnd"/>
        <w:r w:rsidR="0042529C" w:rsidRPr="00F724C2">
          <w:rPr>
            <w:rFonts w:ascii="Times New Roman" w:hAnsi="Times New Roman"/>
            <w:rPrChange w:id="883" w:author="Author" w:date="2026-05-20T18:57:00Z" w16du:dateUtc="2026-05-20T10:57:00Z">
              <w:rPr>
                <w:rFonts w:eastAsia="宋体"/>
                <w:lang w:eastAsia="zh-CN"/>
              </w:rPr>
            </w:rPrChange>
          </w:rPr>
          <w:t xml:space="preserve">=float32). Each dimension encodes a specific aspect of the current game state, grouped into seven logical blocks as detailed in Table </w:t>
        </w:r>
      </w:ins>
      <w:ins w:id="884" w:author="Author" w:date="2026-05-20T19:49:00Z" w16du:dateUtc="2026-05-20T11:49:00Z">
        <w:r w:rsidR="00F22048">
          <w:rPr>
            <w:rFonts w:ascii="Times New Roman" w:eastAsia="宋体" w:hAnsi="Times New Roman" w:hint="eastAsia"/>
            <w:lang w:eastAsia="zh-CN"/>
          </w:rPr>
          <w:t>4</w:t>
        </w:r>
      </w:ins>
      <w:ins w:id="885" w:author="Author" w:date="2026-05-20T15:22:00Z" w16du:dateUtc="2026-05-20T07:22:00Z">
        <w:r w:rsidR="0042529C" w:rsidRPr="00F724C2">
          <w:rPr>
            <w:rFonts w:ascii="Times New Roman" w:hAnsi="Times New Roman"/>
            <w:rPrChange w:id="886" w:author="Author" w:date="2026-05-20T18:57:00Z" w16du:dateUtc="2026-05-20T10:57:00Z">
              <w:rPr>
                <w:rFonts w:eastAsia="宋体"/>
                <w:lang w:eastAsia="zh-CN"/>
              </w:rPr>
            </w:rPrChange>
          </w:rPr>
          <w:t xml:space="preserve"> below.</w:t>
        </w:r>
      </w:ins>
    </w:p>
    <w:p w14:paraId="18AE696F" w14:textId="200FE66D" w:rsidR="00D803EE" w:rsidRPr="00F22048" w:rsidDel="00F22048" w:rsidRDefault="00000000" w:rsidP="00F22048">
      <w:pPr>
        <w:spacing w:before="200" w:after="40"/>
        <w:rPr>
          <w:del w:id="887" w:author="Author" w:date="2026-05-20T19:49:00Z" w16du:dateUtc="2026-05-20T11:49:00Z"/>
          <w:rFonts w:asciiTheme="majorHAnsi" w:hAnsiTheme="majorHAnsi" w:cstheme="majorHAnsi"/>
          <w:bCs/>
          <w:sz w:val="20"/>
          <w:szCs w:val="20"/>
          <w:rPrChange w:id="888" w:author="Author" w:date="2026-05-20T19:49:00Z" w16du:dateUtc="2026-05-20T11:49:00Z">
            <w:rPr>
              <w:del w:id="889" w:author="Author" w:date="2026-05-20T19:49:00Z" w16du:dateUtc="2026-05-20T11:49:00Z"/>
            </w:rPr>
          </w:rPrChange>
        </w:rPr>
        <w:pPrChange w:id="890" w:author="Author" w:date="2026-05-20T19:49:00Z" w16du:dateUtc="2026-05-20T11:49:00Z">
          <w:pPr>
            <w:spacing w:before="40" w:after="120"/>
          </w:pPr>
        </w:pPrChange>
      </w:pPr>
      <w:del w:id="891" w:author="Author" w:date="2026-05-20T19:49:00Z" w16du:dateUtc="2026-05-20T11:49:00Z">
        <w:r w:rsidRPr="00F22048" w:rsidDel="00F22048">
          <w:rPr>
            <w:rFonts w:asciiTheme="majorHAnsi" w:hAnsiTheme="majorHAnsi" w:cstheme="majorHAnsi"/>
            <w:bCs/>
            <w:sz w:val="20"/>
            <w:szCs w:val="20"/>
            <w:rPrChange w:id="892" w:author="Author" w:date="2026-05-20T19:49:00Z" w16du:dateUtc="2026-05-20T11:49:00Z">
              <w:rPr>
                <w:rFonts w:ascii="Calibri" w:hAnsi="Calibri"/>
                <w:b/>
                <w:sz w:val="20"/>
              </w:rPr>
            </w:rPrChange>
          </w:rPr>
          <w:delText xml:space="preserve">Table </w:delText>
        </w:r>
      </w:del>
      <w:del w:id="893" w:author="Author" w:date="2026-05-19T19:03:00Z" w16du:dateUtc="2026-05-19T11:03:00Z">
        <w:r w:rsidRPr="00F22048" w:rsidDel="008C779D">
          <w:rPr>
            <w:rFonts w:asciiTheme="majorHAnsi" w:hAnsiTheme="majorHAnsi" w:cstheme="majorHAnsi"/>
            <w:bCs/>
            <w:sz w:val="20"/>
            <w:szCs w:val="20"/>
            <w:rPrChange w:id="894" w:author="Author" w:date="2026-05-20T19:49:00Z" w16du:dateUtc="2026-05-20T11:49:00Z">
              <w:rPr>
                <w:rFonts w:ascii="Calibri" w:hAnsi="Calibri"/>
                <w:b/>
                <w:sz w:val="20"/>
              </w:rPr>
            </w:rPrChange>
          </w:rPr>
          <w:delText>1</w:delText>
        </w:r>
      </w:del>
      <w:del w:id="895" w:author="Author" w:date="2026-05-20T19:49:00Z" w16du:dateUtc="2026-05-20T11:49:00Z">
        <w:r w:rsidRPr="00F22048" w:rsidDel="00F22048">
          <w:rPr>
            <w:rFonts w:asciiTheme="majorHAnsi" w:hAnsiTheme="majorHAnsi" w:cstheme="majorHAnsi"/>
            <w:bCs/>
            <w:sz w:val="20"/>
            <w:szCs w:val="20"/>
            <w:rPrChange w:id="896" w:author="Author" w:date="2026-05-20T19:49:00Z" w16du:dateUtc="2026-05-20T11:49:00Z">
              <w:rPr>
                <w:rFonts w:ascii="Calibri" w:hAnsi="Calibri"/>
                <w:b/>
                <w:sz w:val="20"/>
              </w:rPr>
            </w:rPrChange>
          </w:rPr>
          <w:delText>.  Observation vector layout (</w:delText>
        </w:r>
      </w:del>
      <w:del w:id="897" w:author="Author" w:date="2026-05-19T19:03:00Z" w16du:dateUtc="2026-05-19T11:03:00Z">
        <w:r w:rsidRPr="00F22048" w:rsidDel="008C779D">
          <w:rPr>
            <w:rFonts w:asciiTheme="majorHAnsi" w:hAnsiTheme="majorHAnsi" w:cstheme="majorHAnsi"/>
            <w:bCs/>
            <w:sz w:val="20"/>
            <w:szCs w:val="20"/>
            <w:rPrChange w:id="898" w:author="Author" w:date="2026-05-20T19:49:00Z" w16du:dateUtc="2026-05-20T11:49:00Z">
              <w:rPr>
                <w:rFonts w:ascii="Calibri" w:hAnsi="Calibri"/>
                <w:b/>
                <w:sz w:val="20"/>
              </w:rPr>
            </w:rPrChange>
          </w:rPr>
          <w:delText xml:space="preserve">51 </w:delText>
        </w:r>
      </w:del>
      <w:del w:id="899" w:author="Author" w:date="2026-05-20T19:49:00Z" w16du:dateUtc="2026-05-20T11:49:00Z">
        <w:r w:rsidRPr="00F22048" w:rsidDel="00F22048">
          <w:rPr>
            <w:rFonts w:asciiTheme="majorHAnsi" w:hAnsiTheme="majorHAnsi" w:cstheme="majorHAnsi"/>
            <w:bCs/>
            <w:sz w:val="20"/>
            <w:szCs w:val="20"/>
            <w:rPrChange w:id="900" w:author="Author" w:date="2026-05-20T19:49:00Z" w16du:dateUtc="2026-05-20T11:49:00Z">
              <w:rPr>
                <w:rFonts w:ascii="Calibri" w:hAnsi="Calibri"/>
                <w:b/>
                <w:sz w:val="20"/>
              </w:rPr>
            </w:rPrChange>
          </w:rPr>
          <w:delText>dims).</w:delText>
        </w:r>
      </w:del>
    </w:p>
    <w:p w14:paraId="06C90E5C" w14:textId="2AF44100" w:rsidR="00F22048" w:rsidRPr="00F22048" w:rsidRDefault="00F22048" w:rsidP="00F22048">
      <w:pPr>
        <w:spacing w:before="200" w:after="40"/>
        <w:rPr>
          <w:ins w:id="901" w:author="Author" w:date="2026-05-20T19:48:00Z" w16du:dateUtc="2026-05-20T11:48:00Z"/>
          <w:rFonts w:asciiTheme="majorHAnsi" w:hAnsiTheme="majorHAnsi" w:cstheme="majorHAnsi" w:hint="eastAsia"/>
          <w:bCs/>
          <w:sz w:val="20"/>
          <w:szCs w:val="20"/>
          <w:rPrChange w:id="902" w:author="Author" w:date="2026-05-20T19:49:00Z" w16du:dateUtc="2026-05-20T11:49:00Z">
            <w:rPr>
              <w:ins w:id="903" w:author="Author" w:date="2026-05-20T19:48:00Z" w16du:dateUtc="2026-05-20T11:48:00Z"/>
            </w:rPr>
          </w:rPrChange>
        </w:rPr>
        <w:pPrChange w:id="904" w:author="Author" w:date="2026-05-20T19:49:00Z" w16du:dateUtc="2026-05-20T11:49:00Z">
          <w:pPr/>
        </w:pPrChange>
      </w:pPr>
      <w:ins w:id="905" w:author="Author" w:date="2026-05-20T19:48:00Z" w16du:dateUtc="2026-05-20T11:48:00Z">
        <w:r w:rsidRPr="00F22048">
          <w:rPr>
            <w:rFonts w:asciiTheme="majorHAnsi" w:hAnsiTheme="majorHAnsi" w:cstheme="majorHAnsi"/>
            <w:bCs/>
            <w:sz w:val="20"/>
            <w:szCs w:val="20"/>
            <w:rPrChange w:id="906" w:author="Author" w:date="2026-05-20T19:49:00Z" w16du:dateUtc="2026-05-20T11:49:00Z">
              <w:rPr/>
            </w:rPrChange>
          </w:rPr>
          <w:t xml:space="preserve">Table </w:t>
        </w:r>
        <w:r w:rsidRPr="00F22048">
          <w:rPr>
            <w:rFonts w:asciiTheme="majorHAnsi" w:hAnsiTheme="majorHAnsi" w:cstheme="majorHAnsi"/>
            <w:bCs/>
            <w:sz w:val="20"/>
            <w:szCs w:val="20"/>
            <w:rPrChange w:id="907" w:author="Author" w:date="2026-05-20T19:49:00Z" w16du:dateUtc="2026-05-20T11:49:00Z">
              <w:rPr/>
            </w:rPrChange>
          </w:rPr>
          <w:fldChar w:fldCharType="begin"/>
        </w:r>
        <w:r w:rsidRPr="00F22048">
          <w:rPr>
            <w:rFonts w:asciiTheme="majorHAnsi" w:hAnsiTheme="majorHAnsi" w:cstheme="majorHAnsi"/>
            <w:bCs/>
            <w:sz w:val="20"/>
            <w:szCs w:val="20"/>
            <w:rPrChange w:id="908" w:author="Author" w:date="2026-05-20T19:49:00Z" w16du:dateUtc="2026-05-20T11:49:00Z">
              <w:rPr/>
            </w:rPrChange>
          </w:rPr>
          <w:instrText xml:space="preserve"> SEQ Table \* ARABIC </w:instrText>
        </w:r>
      </w:ins>
      <w:r w:rsidRPr="00F22048">
        <w:rPr>
          <w:rFonts w:asciiTheme="majorHAnsi" w:hAnsiTheme="majorHAnsi" w:cstheme="majorHAnsi"/>
          <w:bCs/>
          <w:sz w:val="20"/>
          <w:szCs w:val="20"/>
          <w:rPrChange w:id="909" w:author="Author" w:date="2026-05-20T19:49:00Z" w16du:dateUtc="2026-05-20T11:49:00Z">
            <w:rPr/>
          </w:rPrChange>
        </w:rPr>
        <w:fldChar w:fldCharType="separate"/>
      </w:r>
      <w:ins w:id="910" w:author="Author" w:date="2026-05-20T19:51:00Z" w16du:dateUtc="2026-05-20T11:51:00Z">
        <w:r>
          <w:rPr>
            <w:rFonts w:asciiTheme="majorHAnsi" w:hAnsiTheme="majorHAnsi" w:cstheme="majorHAnsi"/>
            <w:bCs/>
            <w:noProof/>
            <w:sz w:val="20"/>
            <w:szCs w:val="20"/>
          </w:rPr>
          <w:t>4</w:t>
        </w:r>
      </w:ins>
      <w:ins w:id="911" w:author="Author" w:date="2026-05-20T19:48:00Z" w16du:dateUtc="2026-05-20T11:48:00Z">
        <w:r w:rsidRPr="00F22048">
          <w:rPr>
            <w:rFonts w:asciiTheme="majorHAnsi" w:hAnsiTheme="majorHAnsi" w:cstheme="majorHAnsi"/>
            <w:bCs/>
            <w:sz w:val="20"/>
            <w:szCs w:val="20"/>
            <w:rPrChange w:id="912" w:author="Author" w:date="2026-05-20T19:49:00Z" w16du:dateUtc="2026-05-20T11:49:00Z">
              <w:rPr/>
            </w:rPrChange>
          </w:rPr>
          <w:fldChar w:fldCharType="end"/>
        </w:r>
      </w:ins>
      <w:ins w:id="913" w:author="Author" w:date="2026-05-20T19:49:00Z" w16du:dateUtc="2026-05-20T11:49:00Z">
        <w:r w:rsidRPr="00F22048">
          <w:rPr>
            <w:rFonts w:asciiTheme="majorHAnsi" w:hAnsiTheme="majorHAnsi" w:cstheme="majorHAnsi" w:hint="eastAsia"/>
            <w:bCs/>
            <w:sz w:val="20"/>
            <w:szCs w:val="20"/>
            <w:rPrChange w:id="914" w:author="Author" w:date="2026-05-20T19:49:00Z" w16du:dateUtc="2026-05-20T11:49:00Z">
              <w:rPr>
                <w:rFonts w:eastAsia="宋体" w:hint="eastAsia"/>
                <w:lang w:eastAsia="zh-CN"/>
              </w:rPr>
            </w:rPrChange>
          </w:rPr>
          <w:t xml:space="preserve">.  </w:t>
        </w:r>
        <w:r w:rsidRPr="00F22048">
          <w:rPr>
            <w:rFonts w:asciiTheme="majorHAnsi" w:hAnsiTheme="majorHAnsi" w:cstheme="majorHAnsi"/>
            <w:bCs/>
            <w:sz w:val="20"/>
            <w:szCs w:val="20"/>
            <w:rPrChange w:id="915" w:author="Author" w:date="2026-05-20T19:49:00Z" w16du:dateUtc="2026-05-20T11:49:00Z">
              <w:rPr>
                <w:rFonts w:ascii="Calibri" w:hAnsi="Calibri"/>
                <w:b/>
                <w:sz w:val="20"/>
              </w:rPr>
            </w:rPrChange>
          </w:rPr>
          <w:t>Observation vector layout (</w:t>
        </w:r>
        <w:r w:rsidRPr="00F22048">
          <w:rPr>
            <w:rFonts w:asciiTheme="majorHAnsi" w:hAnsiTheme="majorHAnsi" w:cstheme="majorHAnsi"/>
            <w:bCs/>
            <w:sz w:val="20"/>
            <w:szCs w:val="20"/>
            <w:rPrChange w:id="916" w:author="Author" w:date="2026-05-20T19:49:00Z" w16du:dateUtc="2026-05-20T11:49:00Z">
              <w:rPr>
                <w:rFonts w:ascii="Calibri" w:hAnsi="Calibri"/>
                <w:b/>
                <w:sz w:val="20"/>
              </w:rPr>
            </w:rPrChange>
          </w:rPr>
          <w:t>5</w:t>
        </w:r>
        <w:r w:rsidRPr="00F22048">
          <w:rPr>
            <w:rFonts w:asciiTheme="majorHAnsi" w:hAnsiTheme="majorHAnsi" w:cstheme="majorHAnsi" w:hint="eastAsia"/>
            <w:bCs/>
            <w:sz w:val="20"/>
            <w:szCs w:val="20"/>
            <w:rPrChange w:id="917" w:author="Author" w:date="2026-05-20T19:49:00Z" w16du:dateUtc="2026-05-20T11:49:00Z">
              <w:rPr>
                <w:rFonts w:ascii="Calibri" w:eastAsia="宋体" w:hAnsi="Calibri" w:hint="eastAsia"/>
                <w:b/>
                <w:sz w:val="20"/>
                <w:lang w:eastAsia="zh-CN"/>
              </w:rPr>
            </w:rPrChange>
          </w:rPr>
          <w:t>1</w:t>
        </w:r>
        <w:r w:rsidRPr="00F22048">
          <w:rPr>
            <w:rFonts w:asciiTheme="majorHAnsi" w:hAnsiTheme="majorHAnsi" w:cstheme="majorHAnsi"/>
            <w:bCs/>
            <w:sz w:val="20"/>
            <w:szCs w:val="20"/>
            <w:rPrChange w:id="918" w:author="Author" w:date="2026-05-20T19:49:00Z" w16du:dateUtc="2026-05-20T11:49:00Z">
              <w:rPr>
                <w:rFonts w:ascii="Calibri" w:hAnsi="Calibri"/>
                <w:b/>
                <w:sz w:val="20"/>
              </w:rPr>
            </w:rPrChange>
          </w:rPr>
          <w:t xml:space="preserve"> </w:t>
        </w:r>
        <w:r w:rsidRPr="00F22048">
          <w:rPr>
            <w:rFonts w:asciiTheme="majorHAnsi" w:hAnsiTheme="majorHAnsi" w:cstheme="majorHAnsi"/>
            <w:bCs/>
            <w:sz w:val="20"/>
            <w:szCs w:val="20"/>
            <w:rPrChange w:id="919" w:author="Author" w:date="2026-05-20T19:49:00Z" w16du:dateUtc="2026-05-20T11:49:00Z">
              <w:rPr>
                <w:rFonts w:ascii="Calibri" w:hAnsi="Calibri"/>
                <w:b/>
                <w:sz w:val="20"/>
              </w:rPr>
            </w:rPrChange>
          </w:rPr>
          <w:t>dims)</w:t>
        </w:r>
      </w:ins>
    </w:p>
    <w:tbl>
      <w:tblPr>
        <w:tblStyle w:val="af4"/>
        <w:tblW w:w="0" w:type="auto"/>
        <w:tblLook w:val="04A0" w:firstRow="1" w:lastRow="0" w:firstColumn="1" w:lastColumn="0" w:noHBand="0" w:noVBand="1"/>
        <w:tblPrChange w:id="920" w:author="Author" w:date="2026-05-20T20:06:00Z" w16du:dateUtc="2026-05-20T12:06:00Z">
          <w:tblPr>
            <w:tblStyle w:val="af4"/>
            <w:tblW w:w="0" w:type="auto"/>
            <w:tblLook w:val="04A0" w:firstRow="1" w:lastRow="0" w:firstColumn="1" w:lastColumn="0" w:noHBand="0" w:noVBand="1"/>
          </w:tblPr>
        </w:tblPrChange>
      </w:tblPr>
      <w:tblGrid>
        <w:gridCol w:w="1224"/>
        <w:gridCol w:w="768"/>
        <w:gridCol w:w="2135"/>
        <w:gridCol w:w="4367"/>
        <w:tblGridChange w:id="921">
          <w:tblGrid>
            <w:gridCol w:w="1224"/>
            <w:gridCol w:w="768"/>
            <w:gridCol w:w="2135"/>
            <w:gridCol w:w="4367"/>
          </w:tblGrid>
        </w:tblGridChange>
      </w:tblGrid>
      <w:tr w:rsidR="0042529C" w:rsidRPr="0042529C" w14:paraId="2DD13CA5" w14:textId="77777777" w:rsidTr="000C78BB">
        <w:tc>
          <w:tcPr>
            <w:tcW w:w="1224" w:type="dxa"/>
            <w:shd w:val="clear" w:color="auto" w:fill="DBE5F1" w:themeFill="accent1" w:themeFillTint="33"/>
            <w:hideMark/>
            <w:tcPrChange w:id="922" w:author="Author" w:date="2026-05-20T20:06:00Z" w16du:dateUtc="2026-05-20T12:06:00Z">
              <w:tcPr>
                <w:tcW w:w="1129" w:type="dxa"/>
                <w:shd w:val="clear" w:color="auto" w:fill="DBE5F1" w:themeFill="accent1" w:themeFillTint="33"/>
                <w:hideMark/>
              </w:tcPr>
            </w:tcPrChange>
          </w:tcPr>
          <w:p w14:paraId="4203096B" w14:textId="77777777" w:rsidR="0042529C" w:rsidRPr="0042529C" w:rsidRDefault="0042529C" w:rsidP="0042529C">
            <w:pPr>
              <w:spacing w:after="0" w:line="240" w:lineRule="auto"/>
              <w:jc w:val="center"/>
              <w:rPr>
                <w:rFonts w:ascii="Calibri" w:hAnsi="Calibri"/>
                <w:b/>
                <w:sz w:val="20"/>
              </w:rPr>
            </w:pPr>
            <w:r w:rsidRPr="0042529C">
              <w:rPr>
                <w:rFonts w:ascii="Calibri" w:hAnsi="Calibri"/>
                <w:b/>
                <w:sz w:val="20"/>
              </w:rPr>
              <w:t>Block</w:t>
            </w:r>
          </w:p>
        </w:tc>
        <w:tc>
          <w:tcPr>
            <w:tcW w:w="768" w:type="dxa"/>
            <w:shd w:val="clear" w:color="auto" w:fill="DBE5F1" w:themeFill="accent1" w:themeFillTint="33"/>
            <w:hideMark/>
            <w:tcPrChange w:id="923" w:author="Author" w:date="2026-05-20T20:06:00Z" w16du:dateUtc="2026-05-20T12:06:00Z">
              <w:tcPr>
                <w:tcW w:w="772" w:type="dxa"/>
                <w:shd w:val="clear" w:color="auto" w:fill="DBE5F1" w:themeFill="accent1" w:themeFillTint="33"/>
                <w:hideMark/>
              </w:tcPr>
            </w:tcPrChange>
          </w:tcPr>
          <w:p w14:paraId="098D19DA" w14:textId="77777777" w:rsidR="0042529C" w:rsidRPr="0042529C" w:rsidRDefault="0042529C" w:rsidP="0042529C">
            <w:pPr>
              <w:spacing w:after="0" w:line="240" w:lineRule="auto"/>
              <w:jc w:val="center"/>
              <w:rPr>
                <w:rFonts w:ascii="Calibri" w:hAnsi="Calibri"/>
                <w:b/>
                <w:sz w:val="20"/>
              </w:rPr>
            </w:pPr>
            <w:r w:rsidRPr="0042529C">
              <w:rPr>
                <w:rFonts w:ascii="Calibri" w:hAnsi="Calibri"/>
                <w:b/>
                <w:sz w:val="20"/>
              </w:rPr>
              <w:t>Dims</w:t>
            </w:r>
          </w:p>
        </w:tc>
        <w:tc>
          <w:tcPr>
            <w:tcW w:w="2135" w:type="dxa"/>
            <w:shd w:val="clear" w:color="auto" w:fill="DBE5F1" w:themeFill="accent1" w:themeFillTint="33"/>
            <w:hideMark/>
            <w:tcPrChange w:id="924" w:author="Author" w:date="2026-05-20T20:06:00Z" w16du:dateUtc="2026-05-20T12:06:00Z">
              <w:tcPr>
                <w:tcW w:w="2135" w:type="dxa"/>
                <w:shd w:val="clear" w:color="auto" w:fill="DBE5F1" w:themeFill="accent1" w:themeFillTint="33"/>
                <w:hideMark/>
              </w:tcPr>
            </w:tcPrChange>
          </w:tcPr>
          <w:p w14:paraId="05257AB8" w14:textId="77777777" w:rsidR="0042529C" w:rsidRPr="0042529C" w:rsidRDefault="0042529C" w:rsidP="0042529C">
            <w:pPr>
              <w:spacing w:after="0" w:line="240" w:lineRule="auto"/>
              <w:jc w:val="center"/>
              <w:rPr>
                <w:rFonts w:ascii="Calibri" w:hAnsi="Calibri"/>
                <w:b/>
                <w:sz w:val="20"/>
              </w:rPr>
            </w:pPr>
            <w:r w:rsidRPr="0042529C">
              <w:rPr>
                <w:rFonts w:ascii="Calibri" w:hAnsi="Calibri"/>
                <w:b/>
                <w:sz w:val="20"/>
              </w:rPr>
              <w:t>Fields</w:t>
            </w:r>
          </w:p>
        </w:tc>
        <w:tc>
          <w:tcPr>
            <w:tcW w:w="4367" w:type="dxa"/>
            <w:shd w:val="clear" w:color="auto" w:fill="DBE5F1" w:themeFill="accent1" w:themeFillTint="33"/>
            <w:hideMark/>
            <w:tcPrChange w:id="925" w:author="Author" w:date="2026-05-20T20:06:00Z" w16du:dateUtc="2026-05-20T12:06:00Z">
              <w:tcPr>
                <w:tcW w:w="4458" w:type="dxa"/>
                <w:shd w:val="clear" w:color="auto" w:fill="DBE5F1" w:themeFill="accent1" w:themeFillTint="33"/>
                <w:hideMark/>
              </w:tcPr>
            </w:tcPrChange>
          </w:tcPr>
          <w:p w14:paraId="09E19301" w14:textId="77777777" w:rsidR="0042529C" w:rsidRPr="0042529C" w:rsidRDefault="0042529C" w:rsidP="0042529C">
            <w:pPr>
              <w:spacing w:after="0" w:line="240" w:lineRule="auto"/>
              <w:jc w:val="center"/>
              <w:rPr>
                <w:rFonts w:ascii="Calibri" w:hAnsi="Calibri"/>
                <w:b/>
                <w:sz w:val="20"/>
              </w:rPr>
            </w:pPr>
            <w:r w:rsidRPr="0042529C">
              <w:rPr>
                <w:rFonts w:ascii="Calibri" w:hAnsi="Calibri"/>
                <w:b/>
                <w:sz w:val="20"/>
              </w:rPr>
              <w:t>Description</w:t>
            </w:r>
          </w:p>
        </w:tc>
      </w:tr>
      <w:tr w:rsidR="0042529C" w:rsidRPr="0042529C" w14:paraId="46763D4A" w14:textId="77777777" w:rsidTr="000C78BB">
        <w:tc>
          <w:tcPr>
            <w:tcW w:w="1224" w:type="dxa"/>
            <w:vAlign w:val="center"/>
            <w:hideMark/>
            <w:tcPrChange w:id="926" w:author="Author" w:date="2026-05-20T20:06:00Z" w16du:dateUtc="2026-05-20T12:06:00Z">
              <w:tcPr>
                <w:tcW w:w="1129" w:type="dxa"/>
                <w:vAlign w:val="center"/>
                <w:hideMark/>
              </w:tcPr>
            </w:tcPrChange>
          </w:tcPr>
          <w:p w14:paraId="4F105105"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Player resources</w:t>
            </w:r>
          </w:p>
        </w:tc>
        <w:tc>
          <w:tcPr>
            <w:tcW w:w="768" w:type="dxa"/>
            <w:vAlign w:val="center"/>
            <w:hideMark/>
            <w:tcPrChange w:id="927" w:author="Author" w:date="2026-05-20T20:06:00Z" w16du:dateUtc="2026-05-20T12:06:00Z">
              <w:tcPr>
                <w:tcW w:w="772" w:type="dxa"/>
                <w:vAlign w:val="center"/>
                <w:hideMark/>
              </w:tcPr>
            </w:tcPrChange>
          </w:tcPr>
          <w:p w14:paraId="400106CE"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6</w:t>
            </w:r>
          </w:p>
        </w:tc>
        <w:tc>
          <w:tcPr>
            <w:tcW w:w="2135" w:type="dxa"/>
            <w:vAlign w:val="center"/>
            <w:hideMark/>
            <w:tcPrChange w:id="928" w:author="Author" w:date="2026-05-20T20:06:00Z" w16du:dateUtc="2026-05-20T12:06:00Z">
              <w:tcPr>
                <w:tcW w:w="2135" w:type="dxa"/>
                <w:vAlign w:val="center"/>
                <w:hideMark/>
              </w:tcPr>
            </w:tcPrChange>
          </w:tcPr>
          <w:p w14:paraId="026EEC73"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 xml:space="preserve">hp, </w:t>
            </w:r>
            <w:proofErr w:type="spellStart"/>
            <w:r w:rsidRPr="0042529C">
              <w:rPr>
                <w:rFonts w:ascii="Calibri" w:hAnsi="Calibri"/>
                <w:sz w:val="20"/>
              </w:rPr>
              <w:t>max_hp</w:t>
            </w:r>
            <w:proofErr w:type="spellEnd"/>
            <w:r w:rsidRPr="0042529C">
              <w:rPr>
                <w:rFonts w:ascii="Calibri" w:hAnsi="Calibri"/>
                <w:sz w:val="20"/>
              </w:rPr>
              <w:t xml:space="preserve">, </w:t>
            </w:r>
            <w:proofErr w:type="spellStart"/>
            <w:r w:rsidRPr="0042529C">
              <w:rPr>
                <w:rFonts w:ascii="Calibri" w:hAnsi="Calibri"/>
                <w:sz w:val="20"/>
              </w:rPr>
              <w:t>san</w:t>
            </w:r>
            <w:proofErr w:type="spellEnd"/>
            <w:r w:rsidRPr="0042529C">
              <w:rPr>
                <w:rFonts w:ascii="Calibri" w:hAnsi="Calibri"/>
                <w:sz w:val="20"/>
              </w:rPr>
              <w:t xml:space="preserve">, </w:t>
            </w:r>
            <w:proofErr w:type="spellStart"/>
            <w:r w:rsidRPr="0042529C">
              <w:rPr>
                <w:rFonts w:ascii="Calibri" w:hAnsi="Calibri"/>
                <w:sz w:val="20"/>
              </w:rPr>
              <w:t>max_san</w:t>
            </w:r>
            <w:proofErr w:type="spellEnd"/>
            <w:r w:rsidRPr="0042529C">
              <w:rPr>
                <w:rFonts w:ascii="Calibri" w:hAnsi="Calibri"/>
                <w:sz w:val="20"/>
              </w:rPr>
              <w:t>, energy, armor</w:t>
            </w:r>
          </w:p>
        </w:tc>
        <w:tc>
          <w:tcPr>
            <w:tcW w:w="4367" w:type="dxa"/>
            <w:vAlign w:val="center"/>
            <w:hideMark/>
            <w:tcPrChange w:id="929" w:author="Author" w:date="2026-05-20T20:06:00Z" w16du:dateUtc="2026-05-20T12:06:00Z">
              <w:tcPr>
                <w:tcW w:w="4458" w:type="dxa"/>
                <w:vAlign w:val="center"/>
                <w:hideMark/>
              </w:tcPr>
            </w:tcPrChange>
          </w:tcPr>
          <w:p w14:paraId="7471A28F" w14:textId="77777777" w:rsidR="0042529C" w:rsidRPr="0042529C" w:rsidRDefault="0042529C" w:rsidP="0042529C">
            <w:pPr>
              <w:spacing w:after="0" w:line="240" w:lineRule="auto"/>
              <w:jc w:val="both"/>
              <w:rPr>
                <w:rFonts w:ascii="Calibri" w:hAnsi="Calibri"/>
                <w:sz w:val="20"/>
              </w:rPr>
            </w:pPr>
            <w:r w:rsidRPr="0042529C">
              <w:rPr>
                <w:rFonts w:ascii="Calibri" w:hAnsi="Calibri"/>
                <w:sz w:val="20"/>
              </w:rPr>
              <w:t>Current and maximum values for the three core player resources. Armor resets to 0 at the start of each player turn.</w:t>
            </w:r>
          </w:p>
        </w:tc>
      </w:tr>
      <w:tr w:rsidR="0042529C" w:rsidRPr="0042529C" w14:paraId="5EF29D53" w14:textId="77777777" w:rsidTr="000C78BB">
        <w:tc>
          <w:tcPr>
            <w:tcW w:w="1224" w:type="dxa"/>
            <w:vAlign w:val="center"/>
            <w:hideMark/>
            <w:tcPrChange w:id="930" w:author="Author" w:date="2026-05-20T20:06:00Z" w16du:dateUtc="2026-05-20T12:06:00Z">
              <w:tcPr>
                <w:tcW w:w="1129" w:type="dxa"/>
                <w:vAlign w:val="center"/>
                <w:hideMark/>
              </w:tcPr>
            </w:tcPrChange>
          </w:tcPr>
          <w:p w14:paraId="411A1BAC"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Enemy state</w:t>
            </w:r>
          </w:p>
        </w:tc>
        <w:tc>
          <w:tcPr>
            <w:tcW w:w="768" w:type="dxa"/>
            <w:vAlign w:val="center"/>
            <w:hideMark/>
            <w:tcPrChange w:id="931" w:author="Author" w:date="2026-05-20T20:06:00Z" w16du:dateUtc="2026-05-20T12:06:00Z">
              <w:tcPr>
                <w:tcW w:w="772" w:type="dxa"/>
                <w:vAlign w:val="center"/>
                <w:hideMark/>
              </w:tcPr>
            </w:tcPrChange>
          </w:tcPr>
          <w:p w14:paraId="21A45C85"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5</w:t>
            </w:r>
          </w:p>
        </w:tc>
        <w:tc>
          <w:tcPr>
            <w:tcW w:w="2135" w:type="dxa"/>
            <w:vAlign w:val="center"/>
            <w:hideMark/>
            <w:tcPrChange w:id="932" w:author="Author" w:date="2026-05-20T20:06:00Z" w16du:dateUtc="2026-05-20T12:06:00Z">
              <w:tcPr>
                <w:tcW w:w="2135" w:type="dxa"/>
                <w:vAlign w:val="center"/>
                <w:hideMark/>
              </w:tcPr>
            </w:tcPrChange>
          </w:tcPr>
          <w:p w14:paraId="397E1549"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 xml:space="preserve">hp, </w:t>
            </w:r>
            <w:proofErr w:type="spellStart"/>
            <w:r w:rsidRPr="0042529C">
              <w:rPr>
                <w:rFonts w:ascii="Calibri" w:hAnsi="Calibri"/>
                <w:sz w:val="20"/>
              </w:rPr>
              <w:t>max_hp</w:t>
            </w:r>
            <w:proofErr w:type="spellEnd"/>
            <w:r w:rsidRPr="0042529C">
              <w:rPr>
                <w:rFonts w:ascii="Calibri" w:hAnsi="Calibri"/>
                <w:sz w:val="20"/>
              </w:rPr>
              <w:t>, armor, strength, weak</w:t>
            </w:r>
          </w:p>
        </w:tc>
        <w:tc>
          <w:tcPr>
            <w:tcW w:w="4367" w:type="dxa"/>
            <w:vAlign w:val="center"/>
            <w:hideMark/>
            <w:tcPrChange w:id="933" w:author="Author" w:date="2026-05-20T20:06:00Z" w16du:dateUtc="2026-05-20T12:06:00Z">
              <w:tcPr>
                <w:tcW w:w="4458" w:type="dxa"/>
                <w:vAlign w:val="center"/>
                <w:hideMark/>
              </w:tcPr>
            </w:tcPrChange>
          </w:tcPr>
          <w:p w14:paraId="3503697D" w14:textId="77777777" w:rsidR="0042529C" w:rsidRPr="0042529C" w:rsidRDefault="0042529C" w:rsidP="0042529C">
            <w:pPr>
              <w:spacing w:after="0" w:line="240" w:lineRule="auto"/>
              <w:jc w:val="both"/>
              <w:rPr>
                <w:rFonts w:ascii="Calibri" w:hAnsi="Calibri"/>
                <w:sz w:val="20"/>
              </w:rPr>
            </w:pPr>
            <w:r w:rsidRPr="0042529C">
              <w:rPr>
                <w:rFonts w:ascii="Calibri" w:hAnsi="Calibri"/>
                <w:sz w:val="20"/>
              </w:rPr>
              <w:t>Current enemy vitals and active combat modifiers.</w:t>
            </w:r>
          </w:p>
        </w:tc>
      </w:tr>
      <w:tr w:rsidR="0042529C" w:rsidRPr="0042529C" w14:paraId="3228805F" w14:textId="77777777" w:rsidTr="000C78BB">
        <w:tc>
          <w:tcPr>
            <w:tcW w:w="1224" w:type="dxa"/>
            <w:vAlign w:val="center"/>
            <w:hideMark/>
            <w:tcPrChange w:id="934" w:author="Author" w:date="2026-05-20T20:06:00Z" w16du:dateUtc="2026-05-20T12:06:00Z">
              <w:tcPr>
                <w:tcW w:w="1129" w:type="dxa"/>
                <w:vAlign w:val="center"/>
                <w:hideMark/>
              </w:tcPr>
            </w:tcPrChange>
          </w:tcPr>
          <w:p w14:paraId="1C8A6CD8"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Enemy current intent</w:t>
            </w:r>
          </w:p>
        </w:tc>
        <w:tc>
          <w:tcPr>
            <w:tcW w:w="768" w:type="dxa"/>
            <w:vAlign w:val="center"/>
            <w:hideMark/>
            <w:tcPrChange w:id="935" w:author="Author" w:date="2026-05-20T20:06:00Z" w16du:dateUtc="2026-05-20T12:06:00Z">
              <w:tcPr>
                <w:tcW w:w="772" w:type="dxa"/>
                <w:vAlign w:val="center"/>
                <w:hideMark/>
              </w:tcPr>
            </w:tcPrChange>
          </w:tcPr>
          <w:p w14:paraId="057E5F55"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5</w:t>
            </w:r>
          </w:p>
        </w:tc>
        <w:tc>
          <w:tcPr>
            <w:tcW w:w="2135" w:type="dxa"/>
            <w:vAlign w:val="center"/>
            <w:hideMark/>
            <w:tcPrChange w:id="936" w:author="Author" w:date="2026-05-20T20:06:00Z" w16du:dateUtc="2026-05-20T12:06:00Z">
              <w:tcPr>
                <w:tcW w:w="2135" w:type="dxa"/>
                <w:vAlign w:val="center"/>
                <w:hideMark/>
              </w:tcPr>
            </w:tcPrChange>
          </w:tcPr>
          <w:p w14:paraId="5C1BF095"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One-hot over 5 intent types</w:t>
            </w:r>
          </w:p>
        </w:tc>
        <w:tc>
          <w:tcPr>
            <w:tcW w:w="4367" w:type="dxa"/>
            <w:vAlign w:val="center"/>
            <w:hideMark/>
            <w:tcPrChange w:id="937" w:author="Author" w:date="2026-05-20T20:06:00Z" w16du:dateUtc="2026-05-20T12:06:00Z">
              <w:tcPr>
                <w:tcW w:w="4458" w:type="dxa"/>
                <w:vAlign w:val="center"/>
                <w:hideMark/>
              </w:tcPr>
            </w:tcPrChange>
          </w:tcPr>
          <w:p w14:paraId="36E96084" w14:textId="77777777" w:rsidR="0042529C" w:rsidRPr="0042529C" w:rsidRDefault="0042529C" w:rsidP="0042529C">
            <w:pPr>
              <w:spacing w:after="0" w:line="240" w:lineRule="auto"/>
              <w:jc w:val="both"/>
              <w:rPr>
                <w:rFonts w:ascii="Calibri" w:hAnsi="Calibri"/>
                <w:sz w:val="20"/>
              </w:rPr>
            </w:pPr>
            <w:r w:rsidRPr="0042529C">
              <w:rPr>
                <w:rFonts w:ascii="Calibri" w:hAnsi="Calibri"/>
                <w:sz w:val="20"/>
              </w:rPr>
              <w:t xml:space="preserve">Encodes the enemy's declared next action as a one-hot vector over {attack, </w:t>
            </w:r>
            <w:proofErr w:type="spellStart"/>
            <w:r w:rsidRPr="0042529C">
              <w:rPr>
                <w:rFonts w:ascii="Calibri" w:hAnsi="Calibri"/>
                <w:sz w:val="20"/>
              </w:rPr>
              <w:t>attack_buff</w:t>
            </w:r>
            <w:proofErr w:type="spellEnd"/>
            <w:r w:rsidRPr="0042529C">
              <w:rPr>
                <w:rFonts w:ascii="Calibri" w:hAnsi="Calibri"/>
                <w:sz w:val="20"/>
              </w:rPr>
              <w:t xml:space="preserve">, defend, debuff, </w:t>
            </w:r>
            <w:proofErr w:type="spellStart"/>
            <w:r w:rsidRPr="0042529C">
              <w:rPr>
                <w:rFonts w:ascii="Calibri" w:hAnsi="Calibri"/>
                <w:sz w:val="20"/>
              </w:rPr>
              <w:t>big_attack</w:t>
            </w:r>
            <w:proofErr w:type="spellEnd"/>
            <w:r w:rsidRPr="0042529C">
              <w:rPr>
                <w:rFonts w:ascii="Calibri" w:hAnsi="Calibri"/>
                <w:sz w:val="20"/>
              </w:rPr>
              <w:t>}.</w:t>
            </w:r>
          </w:p>
        </w:tc>
      </w:tr>
      <w:tr w:rsidR="0042529C" w:rsidRPr="0042529C" w14:paraId="6F903AB7" w14:textId="77777777" w:rsidTr="000C78BB">
        <w:tc>
          <w:tcPr>
            <w:tcW w:w="1224" w:type="dxa"/>
            <w:vAlign w:val="center"/>
            <w:hideMark/>
            <w:tcPrChange w:id="938" w:author="Author" w:date="2026-05-20T20:06:00Z" w16du:dateUtc="2026-05-20T12:06:00Z">
              <w:tcPr>
                <w:tcW w:w="1129" w:type="dxa"/>
                <w:vAlign w:val="center"/>
                <w:hideMark/>
              </w:tcPr>
            </w:tcPrChange>
          </w:tcPr>
          <w:p w14:paraId="56D17CE0"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Enemy intent value</w:t>
            </w:r>
          </w:p>
        </w:tc>
        <w:tc>
          <w:tcPr>
            <w:tcW w:w="768" w:type="dxa"/>
            <w:vAlign w:val="center"/>
            <w:hideMark/>
            <w:tcPrChange w:id="939" w:author="Author" w:date="2026-05-20T20:06:00Z" w16du:dateUtc="2026-05-20T12:06:00Z">
              <w:tcPr>
                <w:tcW w:w="772" w:type="dxa"/>
                <w:vAlign w:val="center"/>
                <w:hideMark/>
              </w:tcPr>
            </w:tcPrChange>
          </w:tcPr>
          <w:p w14:paraId="3DB07857"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1</w:t>
            </w:r>
          </w:p>
        </w:tc>
        <w:tc>
          <w:tcPr>
            <w:tcW w:w="2135" w:type="dxa"/>
            <w:vAlign w:val="center"/>
            <w:hideMark/>
            <w:tcPrChange w:id="940" w:author="Author" w:date="2026-05-20T20:06:00Z" w16du:dateUtc="2026-05-20T12:06:00Z">
              <w:tcPr>
                <w:tcW w:w="2135" w:type="dxa"/>
                <w:vAlign w:val="center"/>
                <w:hideMark/>
              </w:tcPr>
            </w:tcPrChange>
          </w:tcPr>
          <w:p w14:paraId="360568B7" w14:textId="77777777" w:rsidR="0042529C" w:rsidRPr="0042529C" w:rsidRDefault="0042529C" w:rsidP="0042529C">
            <w:pPr>
              <w:spacing w:after="0" w:line="240" w:lineRule="auto"/>
              <w:jc w:val="center"/>
              <w:rPr>
                <w:rFonts w:ascii="Calibri" w:hAnsi="Calibri"/>
                <w:sz w:val="20"/>
              </w:rPr>
            </w:pPr>
            <w:proofErr w:type="spellStart"/>
            <w:r w:rsidRPr="0042529C">
              <w:rPr>
                <w:rFonts w:ascii="Calibri" w:hAnsi="Calibri"/>
                <w:sz w:val="20"/>
              </w:rPr>
              <w:t>next_intent.value</w:t>
            </w:r>
            <w:proofErr w:type="spellEnd"/>
          </w:p>
        </w:tc>
        <w:tc>
          <w:tcPr>
            <w:tcW w:w="4367" w:type="dxa"/>
            <w:vAlign w:val="center"/>
            <w:hideMark/>
            <w:tcPrChange w:id="941" w:author="Author" w:date="2026-05-20T20:06:00Z" w16du:dateUtc="2026-05-20T12:06:00Z">
              <w:tcPr>
                <w:tcW w:w="4458" w:type="dxa"/>
                <w:vAlign w:val="center"/>
                <w:hideMark/>
              </w:tcPr>
            </w:tcPrChange>
          </w:tcPr>
          <w:p w14:paraId="088EF66C" w14:textId="77777777" w:rsidR="0042529C" w:rsidRPr="0042529C" w:rsidRDefault="0042529C" w:rsidP="0042529C">
            <w:pPr>
              <w:spacing w:after="0" w:line="240" w:lineRule="auto"/>
              <w:jc w:val="both"/>
              <w:rPr>
                <w:rFonts w:ascii="Calibri" w:hAnsi="Calibri"/>
                <w:sz w:val="20"/>
              </w:rPr>
            </w:pPr>
            <w:r w:rsidRPr="0042529C">
              <w:rPr>
                <w:rFonts w:ascii="Calibri" w:hAnsi="Calibri"/>
                <w:sz w:val="20"/>
              </w:rPr>
              <w:t>The numeric magnitude of the declared intent (e.g. damage amount or armor gain). 0 if no intent is active.</w:t>
            </w:r>
          </w:p>
        </w:tc>
      </w:tr>
      <w:tr w:rsidR="0042529C" w:rsidRPr="0042529C" w14:paraId="2DC53D63" w14:textId="77777777" w:rsidTr="000C78BB">
        <w:tc>
          <w:tcPr>
            <w:tcW w:w="1224" w:type="dxa"/>
            <w:vAlign w:val="center"/>
            <w:hideMark/>
            <w:tcPrChange w:id="942" w:author="Author" w:date="2026-05-20T20:06:00Z" w16du:dateUtc="2026-05-20T12:06:00Z">
              <w:tcPr>
                <w:tcW w:w="1129" w:type="dxa"/>
                <w:vAlign w:val="center"/>
                <w:hideMark/>
              </w:tcPr>
            </w:tcPrChange>
          </w:tcPr>
          <w:p w14:paraId="0B296223"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Foresight intent</w:t>
            </w:r>
          </w:p>
        </w:tc>
        <w:tc>
          <w:tcPr>
            <w:tcW w:w="768" w:type="dxa"/>
            <w:vAlign w:val="center"/>
            <w:hideMark/>
            <w:tcPrChange w:id="943" w:author="Author" w:date="2026-05-20T20:06:00Z" w16du:dateUtc="2026-05-20T12:06:00Z">
              <w:tcPr>
                <w:tcW w:w="772" w:type="dxa"/>
                <w:vAlign w:val="center"/>
                <w:hideMark/>
              </w:tcPr>
            </w:tcPrChange>
          </w:tcPr>
          <w:p w14:paraId="4DA6A2AB"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5</w:t>
            </w:r>
          </w:p>
        </w:tc>
        <w:tc>
          <w:tcPr>
            <w:tcW w:w="2135" w:type="dxa"/>
            <w:vAlign w:val="center"/>
            <w:hideMark/>
            <w:tcPrChange w:id="944" w:author="Author" w:date="2026-05-20T20:06:00Z" w16du:dateUtc="2026-05-20T12:06:00Z">
              <w:tcPr>
                <w:tcW w:w="2135" w:type="dxa"/>
                <w:vAlign w:val="center"/>
                <w:hideMark/>
              </w:tcPr>
            </w:tcPrChange>
          </w:tcPr>
          <w:p w14:paraId="0CBB5EAE"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One-hot over 5 intent types</w:t>
            </w:r>
          </w:p>
        </w:tc>
        <w:tc>
          <w:tcPr>
            <w:tcW w:w="4367" w:type="dxa"/>
            <w:vAlign w:val="center"/>
            <w:hideMark/>
            <w:tcPrChange w:id="945" w:author="Author" w:date="2026-05-20T20:06:00Z" w16du:dateUtc="2026-05-20T12:06:00Z">
              <w:tcPr>
                <w:tcW w:w="4458" w:type="dxa"/>
                <w:vAlign w:val="center"/>
                <w:hideMark/>
              </w:tcPr>
            </w:tcPrChange>
          </w:tcPr>
          <w:p w14:paraId="0B2BE38D" w14:textId="77777777" w:rsidR="0042529C" w:rsidRPr="0042529C" w:rsidRDefault="0042529C" w:rsidP="0042529C">
            <w:pPr>
              <w:spacing w:after="0" w:line="240" w:lineRule="auto"/>
              <w:jc w:val="both"/>
              <w:rPr>
                <w:rFonts w:ascii="Calibri" w:hAnsi="Calibri"/>
                <w:sz w:val="20"/>
              </w:rPr>
            </w:pPr>
            <w:r w:rsidRPr="0042529C">
              <w:rPr>
                <w:rFonts w:ascii="Calibri" w:hAnsi="Calibri"/>
                <w:sz w:val="20"/>
              </w:rPr>
              <w:t xml:space="preserve">If the player has Foresight turns remaining, encodes the same intent one-hot again as a planning signal; </w:t>
            </w:r>
            <w:proofErr w:type="gramStart"/>
            <w:r w:rsidRPr="0042529C">
              <w:rPr>
                <w:rFonts w:ascii="Calibri" w:hAnsi="Calibri"/>
                <w:sz w:val="20"/>
              </w:rPr>
              <w:t>otherwise</w:t>
            </w:r>
            <w:proofErr w:type="gramEnd"/>
            <w:r w:rsidRPr="0042529C">
              <w:rPr>
                <w:rFonts w:ascii="Calibri" w:hAnsi="Calibri"/>
                <w:sz w:val="20"/>
              </w:rPr>
              <w:t xml:space="preserve"> all zeros.</w:t>
            </w:r>
          </w:p>
        </w:tc>
      </w:tr>
      <w:tr w:rsidR="0042529C" w:rsidRPr="0042529C" w14:paraId="066B0AE4" w14:textId="77777777" w:rsidTr="000C78BB">
        <w:tc>
          <w:tcPr>
            <w:tcW w:w="1224" w:type="dxa"/>
            <w:vAlign w:val="center"/>
            <w:hideMark/>
            <w:tcPrChange w:id="946" w:author="Author" w:date="2026-05-20T20:06:00Z" w16du:dateUtc="2026-05-20T12:06:00Z">
              <w:tcPr>
                <w:tcW w:w="1129" w:type="dxa"/>
                <w:vAlign w:val="center"/>
                <w:hideMark/>
              </w:tcPr>
            </w:tcPrChange>
          </w:tcPr>
          <w:p w14:paraId="02D0DC68"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Hand composition</w:t>
            </w:r>
          </w:p>
        </w:tc>
        <w:tc>
          <w:tcPr>
            <w:tcW w:w="768" w:type="dxa"/>
            <w:vAlign w:val="center"/>
            <w:hideMark/>
            <w:tcPrChange w:id="947" w:author="Author" w:date="2026-05-20T20:06:00Z" w16du:dateUtc="2026-05-20T12:06:00Z">
              <w:tcPr>
                <w:tcW w:w="772" w:type="dxa"/>
                <w:vAlign w:val="center"/>
                <w:hideMark/>
              </w:tcPr>
            </w:tcPrChange>
          </w:tcPr>
          <w:p w14:paraId="21A4224D"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15</w:t>
            </w:r>
          </w:p>
        </w:tc>
        <w:tc>
          <w:tcPr>
            <w:tcW w:w="2135" w:type="dxa"/>
            <w:vAlign w:val="center"/>
            <w:hideMark/>
            <w:tcPrChange w:id="948" w:author="Author" w:date="2026-05-20T20:06:00Z" w16du:dateUtc="2026-05-20T12:06:00Z">
              <w:tcPr>
                <w:tcW w:w="2135" w:type="dxa"/>
                <w:vAlign w:val="center"/>
                <w:hideMark/>
              </w:tcPr>
            </w:tcPrChange>
          </w:tcPr>
          <w:p w14:paraId="30C4B75F"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Count per card type (0–14)</w:t>
            </w:r>
          </w:p>
        </w:tc>
        <w:tc>
          <w:tcPr>
            <w:tcW w:w="4367" w:type="dxa"/>
            <w:vAlign w:val="center"/>
            <w:hideMark/>
            <w:tcPrChange w:id="949" w:author="Author" w:date="2026-05-20T20:06:00Z" w16du:dateUtc="2026-05-20T12:06:00Z">
              <w:tcPr>
                <w:tcW w:w="4458" w:type="dxa"/>
                <w:vAlign w:val="center"/>
                <w:hideMark/>
              </w:tcPr>
            </w:tcPrChange>
          </w:tcPr>
          <w:p w14:paraId="05BB885D" w14:textId="77777777" w:rsidR="0042529C" w:rsidRPr="0042529C" w:rsidRDefault="0042529C" w:rsidP="0042529C">
            <w:pPr>
              <w:spacing w:after="0" w:line="240" w:lineRule="auto"/>
              <w:jc w:val="both"/>
              <w:rPr>
                <w:rFonts w:ascii="Calibri" w:hAnsi="Calibri"/>
                <w:sz w:val="20"/>
              </w:rPr>
            </w:pPr>
            <w:r w:rsidRPr="0042529C">
              <w:rPr>
                <w:rFonts w:ascii="Calibri" w:hAnsi="Calibri"/>
                <w:sz w:val="20"/>
              </w:rPr>
              <w:t>Number of copies of each of the 15 card types currently held in hand, capped at 5 per type. Encodes what the player can play this turn.</w:t>
            </w:r>
          </w:p>
        </w:tc>
      </w:tr>
      <w:tr w:rsidR="0042529C" w:rsidRPr="0042529C" w14:paraId="2B482772" w14:textId="77777777" w:rsidTr="000C78BB">
        <w:tc>
          <w:tcPr>
            <w:tcW w:w="1224" w:type="dxa"/>
            <w:vAlign w:val="center"/>
            <w:hideMark/>
            <w:tcPrChange w:id="950" w:author="Author" w:date="2026-05-20T20:06:00Z" w16du:dateUtc="2026-05-20T12:06:00Z">
              <w:tcPr>
                <w:tcW w:w="1129" w:type="dxa"/>
                <w:vAlign w:val="center"/>
                <w:hideMark/>
              </w:tcPr>
            </w:tcPrChange>
          </w:tcPr>
          <w:p w14:paraId="538D7BA8"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Deck and discard size</w:t>
            </w:r>
          </w:p>
        </w:tc>
        <w:tc>
          <w:tcPr>
            <w:tcW w:w="768" w:type="dxa"/>
            <w:vAlign w:val="center"/>
            <w:hideMark/>
            <w:tcPrChange w:id="951" w:author="Author" w:date="2026-05-20T20:06:00Z" w16du:dateUtc="2026-05-20T12:06:00Z">
              <w:tcPr>
                <w:tcW w:w="772" w:type="dxa"/>
                <w:vAlign w:val="center"/>
                <w:hideMark/>
              </w:tcPr>
            </w:tcPrChange>
          </w:tcPr>
          <w:p w14:paraId="75CDCA06"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2</w:t>
            </w:r>
          </w:p>
        </w:tc>
        <w:tc>
          <w:tcPr>
            <w:tcW w:w="2135" w:type="dxa"/>
            <w:vAlign w:val="center"/>
            <w:hideMark/>
            <w:tcPrChange w:id="952" w:author="Author" w:date="2026-05-20T20:06:00Z" w16du:dateUtc="2026-05-20T12:06:00Z">
              <w:tcPr>
                <w:tcW w:w="2135" w:type="dxa"/>
                <w:vAlign w:val="center"/>
                <w:hideMark/>
              </w:tcPr>
            </w:tcPrChange>
          </w:tcPr>
          <w:p w14:paraId="72CC3AE4" w14:textId="77777777" w:rsidR="0042529C" w:rsidRPr="0042529C" w:rsidRDefault="0042529C" w:rsidP="0042529C">
            <w:pPr>
              <w:spacing w:after="0" w:line="240" w:lineRule="auto"/>
              <w:jc w:val="center"/>
              <w:rPr>
                <w:rFonts w:ascii="Calibri" w:hAnsi="Calibri"/>
                <w:sz w:val="20"/>
              </w:rPr>
            </w:pPr>
            <w:proofErr w:type="spellStart"/>
            <w:r w:rsidRPr="0042529C">
              <w:rPr>
                <w:rFonts w:ascii="Calibri" w:hAnsi="Calibri"/>
                <w:sz w:val="20"/>
              </w:rPr>
              <w:t>len</w:t>
            </w:r>
            <w:proofErr w:type="spellEnd"/>
            <w:r w:rsidRPr="0042529C">
              <w:rPr>
                <w:rFonts w:ascii="Calibri" w:hAnsi="Calibri"/>
                <w:sz w:val="20"/>
              </w:rPr>
              <w:t xml:space="preserve">(deck), </w:t>
            </w:r>
            <w:proofErr w:type="spellStart"/>
            <w:r w:rsidRPr="0042529C">
              <w:rPr>
                <w:rFonts w:ascii="Calibri" w:hAnsi="Calibri"/>
                <w:sz w:val="20"/>
              </w:rPr>
              <w:t>len</w:t>
            </w:r>
            <w:proofErr w:type="spellEnd"/>
            <w:r w:rsidRPr="0042529C">
              <w:rPr>
                <w:rFonts w:ascii="Calibri" w:hAnsi="Calibri"/>
                <w:sz w:val="20"/>
              </w:rPr>
              <w:t>(discard)</w:t>
            </w:r>
          </w:p>
        </w:tc>
        <w:tc>
          <w:tcPr>
            <w:tcW w:w="4367" w:type="dxa"/>
            <w:vAlign w:val="center"/>
            <w:hideMark/>
            <w:tcPrChange w:id="953" w:author="Author" w:date="2026-05-20T20:06:00Z" w16du:dateUtc="2026-05-20T12:06:00Z">
              <w:tcPr>
                <w:tcW w:w="4458" w:type="dxa"/>
                <w:vAlign w:val="center"/>
                <w:hideMark/>
              </w:tcPr>
            </w:tcPrChange>
          </w:tcPr>
          <w:p w14:paraId="1FFC40A1" w14:textId="77777777" w:rsidR="0042529C" w:rsidRPr="0042529C" w:rsidRDefault="0042529C" w:rsidP="0042529C">
            <w:pPr>
              <w:spacing w:after="0" w:line="240" w:lineRule="auto"/>
              <w:jc w:val="both"/>
              <w:rPr>
                <w:rFonts w:ascii="Calibri" w:hAnsi="Calibri"/>
                <w:sz w:val="20"/>
              </w:rPr>
            </w:pPr>
            <w:r w:rsidRPr="0042529C">
              <w:rPr>
                <w:rFonts w:ascii="Calibri" w:hAnsi="Calibri"/>
                <w:sz w:val="20"/>
              </w:rPr>
              <w:t>Remaining draw pile depth and discard pile size. Together these allow the policy to anticipate upcoming reshuffles.</w:t>
            </w:r>
          </w:p>
        </w:tc>
      </w:tr>
      <w:tr w:rsidR="0042529C" w:rsidRPr="0042529C" w14:paraId="2E7DC859" w14:textId="77777777" w:rsidTr="000C78BB">
        <w:tc>
          <w:tcPr>
            <w:tcW w:w="1224" w:type="dxa"/>
            <w:vAlign w:val="center"/>
            <w:hideMark/>
            <w:tcPrChange w:id="954" w:author="Author" w:date="2026-05-20T20:06:00Z" w16du:dateUtc="2026-05-20T12:06:00Z">
              <w:tcPr>
                <w:tcW w:w="1129" w:type="dxa"/>
                <w:vAlign w:val="center"/>
                <w:hideMark/>
              </w:tcPr>
            </w:tcPrChange>
          </w:tcPr>
          <w:p w14:paraId="0A1E1AC8"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Player buffs and debuffs</w:t>
            </w:r>
          </w:p>
        </w:tc>
        <w:tc>
          <w:tcPr>
            <w:tcW w:w="768" w:type="dxa"/>
            <w:vAlign w:val="center"/>
            <w:hideMark/>
            <w:tcPrChange w:id="955" w:author="Author" w:date="2026-05-20T20:06:00Z" w16du:dateUtc="2026-05-20T12:06:00Z">
              <w:tcPr>
                <w:tcW w:w="772" w:type="dxa"/>
                <w:vAlign w:val="center"/>
                <w:hideMark/>
              </w:tcPr>
            </w:tcPrChange>
          </w:tcPr>
          <w:p w14:paraId="3FF62061"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5</w:t>
            </w:r>
          </w:p>
        </w:tc>
        <w:tc>
          <w:tcPr>
            <w:tcW w:w="2135" w:type="dxa"/>
            <w:vAlign w:val="center"/>
            <w:hideMark/>
            <w:tcPrChange w:id="956" w:author="Author" w:date="2026-05-20T20:06:00Z" w16du:dateUtc="2026-05-20T12:06:00Z">
              <w:tcPr>
                <w:tcW w:w="2135" w:type="dxa"/>
                <w:vAlign w:val="center"/>
                <w:hideMark/>
              </w:tcPr>
            </w:tcPrChange>
          </w:tcPr>
          <w:p w14:paraId="60450C24"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 xml:space="preserve">corrosion, weak, </w:t>
            </w:r>
            <w:proofErr w:type="spellStart"/>
            <w:r w:rsidRPr="0042529C">
              <w:rPr>
                <w:rFonts w:ascii="Calibri" w:hAnsi="Calibri"/>
                <w:sz w:val="20"/>
              </w:rPr>
              <w:t>overclock_buff</w:t>
            </w:r>
            <w:proofErr w:type="spellEnd"/>
            <w:r w:rsidRPr="0042529C">
              <w:rPr>
                <w:rFonts w:ascii="Calibri" w:hAnsi="Calibri"/>
                <w:sz w:val="20"/>
              </w:rPr>
              <w:t xml:space="preserve">, </w:t>
            </w:r>
            <w:proofErr w:type="spellStart"/>
            <w:r w:rsidRPr="0042529C">
              <w:rPr>
                <w:rFonts w:ascii="Calibri" w:hAnsi="Calibri"/>
                <w:sz w:val="20"/>
              </w:rPr>
              <w:t>foresight_turns</w:t>
            </w:r>
            <w:proofErr w:type="spellEnd"/>
            <w:r w:rsidRPr="0042529C">
              <w:rPr>
                <w:rFonts w:ascii="Calibri" w:hAnsi="Calibri"/>
                <w:sz w:val="20"/>
              </w:rPr>
              <w:t xml:space="preserve">, </w:t>
            </w:r>
            <w:proofErr w:type="spellStart"/>
            <w:r w:rsidRPr="0042529C">
              <w:rPr>
                <w:rFonts w:ascii="Calibri" w:hAnsi="Calibri"/>
                <w:sz w:val="20"/>
              </w:rPr>
              <w:t>rule_penalty_multiplier</w:t>
            </w:r>
            <w:proofErr w:type="spellEnd"/>
          </w:p>
        </w:tc>
        <w:tc>
          <w:tcPr>
            <w:tcW w:w="4367" w:type="dxa"/>
            <w:vAlign w:val="center"/>
            <w:hideMark/>
            <w:tcPrChange w:id="957" w:author="Author" w:date="2026-05-20T20:06:00Z" w16du:dateUtc="2026-05-20T12:06:00Z">
              <w:tcPr>
                <w:tcW w:w="4458" w:type="dxa"/>
                <w:vAlign w:val="center"/>
                <w:hideMark/>
              </w:tcPr>
            </w:tcPrChange>
          </w:tcPr>
          <w:p w14:paraId="53EFB84A" w14:textId="77777777" w:rsidR="0042529C" w:rsidRPr="0042529C" w:rsidRDefault="0042529C" w:rsidP="0042529C">
            <w:pPr>
              <w:spacing w:after="0" w:line="240" w:lineRule="auto"/>
              <w:jc w:val="both"/>
              <w:rPr>
                <w:rFonts w:ascii="Calibri" w:hAnsi="Calibri"/>
                <w:sz w:val="20"/>
              </w:rPr>
            </w:pPr>
            <w:r w:rsidRPr="0042529C">
              <w:rPr>
                <w:rFonts w:ascii="Calibri" w:hAnsi="Calibri"/>
                <w:sz w:val="20"/>
              </w:rPr>
              <w:t>All active player-side status effects and modifiers.</w:t>
            </w:r>
          </w:p>
        </w:tc>
      </w:tr>
      <w:tr w:rsidR="0042529C" w:rsidRPr="0042529C" w14:paraId="43F8359D" w14:textId="77777777" w:rsidTr="000C78BB">
        <w:tc>
          <w:tcPr>
            <w:tcW w:w="1224" w:type="dxa"/>
            <w:vAlign w:val="center"/>
            <w:hideMark/>
            <w:tcPrChange w:id="958" w:author="Author" w:date="2026-05-20T20:06:00Z" w16du:dateUtc="2026-05-20T12:06:00Z">
              <w:tcPr>
                <w:tcW w:w="1129" w:type="dxa"/>
                <w:vAlign w:val="center"/>
                <w:hideMark/>
              </w:tcPr>
            </w:tcPrChange>
          </w:tcPr>
          <w:p w14:paraId="2A7BD387"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Active rules</w:t>
            </w:r>
          </w:p>
        </w:tc>
        <w:tc>
          <w:tcPr>
            <w:tcW w:w="768" w:type="dxa"/>
            <w:vAlign w:val="center"/>
            <w:hideMark/>
            <w:tcPrChange w:id="959" w:author="Author" w:date="2026-05-20T20:06:00Z" w16du:dateUtc="2026-05-20T12:06:00Z">
              <w:tcPr>
                <w:tcW w:w="772" w:type="dxa"/>
                <w:vAlign w:val="center"/>
                <w:hideMark/>
              </w:tcPr>
            </w:tcPrChange>
          </w:tcPr>
          <w:p w14:paraId="6B6EA9AC"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5</w:t>
            </w:r>
          </w:p>
        </w:tc>
        <w:tc>
          <w:tcPr>
            <w:tcW w:w="2135" w:type="dxa"/>
            <w:vAlign w:val="center"/>
            <w:hideMark/>
            <w:tcPrChange w:id="960" w:author="Author" w:date="2026-05-20T20:06:00Z" w16du:dateUtc="2026-05-20T12:06:00Z">
              <w:tcPr>
                <w:tcW w:w="2135" w:type="dxa"/>
                <w:vAlign w:val="center"/>
                <w:hideMark/>
              </w:tcPr>
            </w:tcPrChange>
          </w:tcPr>
          <w:p w14:paraId="0F701E34" w14:textId="77777777" w:rsidR="0042529C" w:rsidRPr="0042529C" w:rsidRDefault="0042529C" w:rsidP="0042529C">
            <w:pPr>
              <w:spacing w:after="0" w:line="240" w:lineRule="auto"/>
              <w:jc w:val="center"/>
              <w:rPr>
                <w:rFonts w:ascii="Calibri" w:hAnsi="Calibri"/>
                <w:sz w:val="20"/>
              </w:rPr>
            </w:pPr>
            <w:r w:rsidRPr="0042529C">
              <w:rPr>
                <w:rFonts w:ascii="Calibri" w:hAnsi="Calibri"/>
                <w:sz w:val="20"/>
              </w:rPr>
              <w:t>One-hot over 5 rules</w:t>
            </w:r>
          </w:p>
        </w:tc>
        <w:tc>
          <w:tcPr>
            <w:tcW w:w="4367" w:type="dxa"/>
            <w:vAlign w:val="center"/>
            <w:hideMark/>
            <w:tcPrChange w:id="961" w:author="Author" w:date="2026-05-20T20:06:00Z" w16du:dateUtc="2026-05-20T12:06:00Z">
              <w:tcPr>
                <w:tcW w:w="4458" w:type="dxa"/>
                <w:vAlign w:val="center"/>
                <w:hideMark/>
              </w:tcPr>
            </w:tcPrChange>
          </w:tcPr>
          <w:p w14:paraId="5B4367F6" w14:textId="77777777" w:rsidR="0042529C" w:rsidRPr="0042529C" w:rsidRDefault="0042529C" w:rsidP="0042529C">
            <w:pPr>
              <w:spacing w:after="0" w:line="240" w:lineRule="auto"/>
              <w:jc w:val="both"/>
              <w:rPr>
                <w:rFonts w:ascii="Calibri" w:hAnsi="Calibri"/>
                <w:sz w:val="20"/>
              </w:rPr>
            </w:pPr>
            <w:r w:rsidRPr="0042529C">
              <w:rPr>
                <w:rFonts w:ascii="Calibri" w:hAnsi="Calibri"/>
                <w:sz w:val="20"/>
              </w:rPr>
              <w:t>Indicates which rule modifier is active on the current floor.</w:t>
            </w:r>
          </w:p>
        </w:tc>
      </w:tr>
    </w:tbl>
    <w:p w14:paraId="4A3AA1B3" w14:textId="7A990A0C" w:rsidR="000C78BB" w:rsidRPr="000C78BB" w:rsidRDefault="00E66E47" w:rsidP="000C78BB">
      <w:pPr>
        <w:spacing w:before="200" w:after="40"/>
        <w:rPr>
          <w:ins w:id="962" w:author="Author" w:date="2026-05-20T20:06:00Z" w16du:dateUtc="2026-05-20T12:06:00Z"/>
          <w:rFonts w:asciiTheme="majorHAnsi" w:eastAsia="宋体" w:hAnsiTheme="majorHAnsi" w:cstheme="majorHAnsi" w:hint="eastAsia"/>
          <w:bCs/>
          <w:sz w:val="20"/>
          <w:szCs w:val="20"/>
          <w:lang w:eastAsia="zh-CN"/>
          <w:rPrChange w:id="963" w:author="Author" w:date="2026-05-20T20:06:00Z" w16du:dateUtc="2026-05-20T12:06:00Z">
            <w:rPr>
              <w:ins w:id="964" w:author="Author" w:date="2026-05-20T20:06:00Z" w16du:dateUtc="2026-05-20T12:06:00Z"/>
            </w:rPr>
          </w:rPrChange>
        </w:rPr>
        <w:pPrChange w:id="965" w:author="Author" w:date="2026-05-20T20:06:00Z" w16du:dateUtc="2026-05-20T12:06:00Z">
          <w:pPr/>
        </w:pPrChange>
      </w:pPr>
      <w:ins w:id="966" w:author="Author" w:date="2026-05-20T20:08:00Z" w16du:dateUtc="2026-05-20T12:08:00Z">
        <w:r>
          <w:rPr>
            <w:rFonts w:asciiTheme="majorHAnsi" w:eastAsia="宋体" w:hAnsiTheme="majorHAnsi" w:cstheme="majorHAnsi" w:hint="eastAsia"/>
            <w:bCs/>
            <w:sz w:val="20"/>
            <w:szCs w:val="20"/>
            <w:lang w:eastAsia="zh-CN"/>
          </w:rPr>
          <w:lastRenderedPageBreak/>
          <w:t xml:space="preserve">Continued </w:t>
        </w:r>
      </w:ins>
      <w:ins w:id="967" w:author="Author" w:date="2026-05-20T20:06:00Z" w16du:dateUtc="2026-05-20T12:06:00Z">
        <w:r w:rsidR="000C78BB" w:rsidRPr="00C43270">
          <w:rPr>
            <w:rFonts w:asciiTheme="majorHAnsi" w:hAnsiTheme="majorHAnsi" w:cstheme="majorHAnsi"/>
            <w:bCs/>
            <w:sz w:val="20"/>
            <w:szCs w:val="20"/>
          </w:rPr>
          <w:t xml:space="preserve">Table </w:t>
        </w:r>
        <w:r w:rsidR="000C78BB" w:rsidRPr="00C43270">
          <w:rPr>
            <w:rFonts w:asciiTheme="majorHAnsi" w:hAnsiTheme="majorHAnsi" w:cstheme="majorHAnsi"/>
            <w:bCs/>
            <w:sz w:val="20"/>
            <w:szCs w:val="20"/>
          </w:rPr>
          <w:fldChar w:fldCharType="begin"/>
        </w:r>
        <w:r w:rsidR="000C78BB" w:rsidRPr="00C43270">
          <w:rPr>
            <w:rFonts w:asciiTheme="majorHAnsi" w:hAnsiTheme="majorHAnsi" w:cstheme="majorHAnsi"/>
            <w:bCs/>
            <w:sz w:val="20"/>
            <w:szCs w:val="20"/>
          </w:rPr>
          <w:instrText xml:space="preserve"> SEQ Table \* ARABIC </w:instrText>
        </w:r>
        <w:r w:rsidR="000C78BB" w:rsidRPr="00C43270">
          <w:rPr>
            <w:rFonts w:asciiTheme="majorHAnsi" w:hAnsiTheme="majorHAnsi" w:cstheme="majorHAnsi"/>
            <w:bCs/>
            <w:sz w:val="20"/>
            <w:szCs w:val="20"/>
          </w:rPr>
          <w:fldChar w:fldCharType="separate"/>
        </w:r>
        <w:r w:rsidR="000C78BB">
          <w:rPr>
            <w:rFonts w:asciiTheme="majorHAnsi" w:hAnsiTheme="majorHAnsi" w:cstheme="majorHAnsi"/>
            <w:bCs/>
            <w:noProof/>
            <w:sz w:val="20"/>
            <w:szCs w:val="20"/>
          </w:rPr>
          <w:t>4</w:t>
        </w:r>
        <w:r w:rsidR="000C78BB" w:rsidRPr="00C43270">
          <w:rPr>
            <w:rFonts w:asciiTheme="majorHAnsi" w:hAnsiTheme="majorHAnsi" w:cstheme="majorHAnsi"/>
            <w:bCs/>
            <w:sz w:val="20"/>
            <w:szCs w:val="20"/>
          </w:rPr>
          <w:fldChar w:fldCharType="end"/>
        </w:r>
        <w:r w:rsidR="000C78BB" w:rsidRPr="00C43270">
          <w:rPr>
            <w:rFonts w:asciiTheme="majorHAnsi" w:hAnsiTheme="majorHAnsi" w:cstheme="majorHAnsi" w:hint="eastAsia"/>
            <w:bCs/>
            <w:sz w:val="20"/>
            <w:szCs w:val="20"/>
          </w:rPr>
          <w:t xml:space="preserve">.  </w:t>
        </w:r>
        <w:r w:rsidR="000C78BB" w:rsidRPr="00C43270">
          <w:rPr>
            <w:rFonts w:asciiTheme="majorHAnsi" w:hAnsiTheme="majorHAnsi" w:cstheme="majorHAnsi"/>
            <w:bCs/>
            <w:sz w:val="20"/>
            <w:szCs w:val="20"/>
          </w:rPr>
          <w:t>Observation vector layout (</w:t>
        </w:r>
        <w:r w:rsidR="000C78BB" w:rsidRPr="00C43270">
          <w:rPr>
            <w:rFonts w:asciiTheme="majorHAnsi" w:hAnsiTheme="majorHAnsi" w:cstheme="majorHAnsi"/>
            <w:bCs/>
            <w:sz w:val="20"/>
            <w:szCs w:val="20"/>
          </w:rPr>
          <w:t>5</w:t>
        </w:r>
        <w:r w:rsidR="000C78BB" w:rsidRPr="00C43270">
          <w:rPr>
            <w:rFonts w:asciiTheme="majorHAnsi" w:hAnsiTheme="majorHAnsi" w:cstheme="majorHAnsi" w:hint="eastAsia"/>
            <w:bCs/>
            <w:sz w:val="20"/>
            <w:szCs w:val="20"/>
          </w:rPr>
          <w:t>1</w:t>
        </w:r>
        <w:r w:rsidR="000C78BB" w:rsidRPr="00C43270">
          <w:rPr>
            <w:rFonts w:asciiTheme="majorHAnsi" w:hAnsiTheme="majorHAnsi" w:cstheme="majorHAnsi"/>
            <w:bCs/>
            <w:sz w:val="20"/>
            <w:szCs w:val="20"/>
          </w:rPr>
          <w:t xml:space="preserve"> </w:t>
        </w:r>
        <w:r w:rsidR="000C78BB" w:rsidRPr="00C43270">
          <w:rPr>
            <w:rFonts w:asciiTheme="majorHAnsi" w:hAnsiTheme="majorHAnsi" w:cstheme="majorHAnsi"/>
            <w:bCs/>
            <w:sz w:val="20"/>
            <w:szCs w:val="20"/>
          </w:rPr>
          <w:t>dims)</w:t>
        </w:r>
      </w:ins>
    </w:p>
    <w:tbl>
      <w:tblPr>
        <w:tblStyle w:val="af4"/>
        <w:tblW w:w="0" w:type="auto"/>
        <w:tblLook w:val="04A0" w:firstRow="1" w:lastRow="0" w:firstColumn="1" w:lastColumn="0" w:noHBand="0" w:noVBand="1"/>
        <w:tblPrChange w:id="968" w:author="Author" w:date="2026-05-20T20:08:00Z" w16du:dateUtc="2026-05-20T12:08:00Z">
          <w:tblPr>
            <w:tblStyle w:val="af4"/>
            <w:tblW w:w="0" w:type="auto"/>
            <w:tblLook w:val="04A0" w:firstRow="1" w:lastRow="0" w:firstColumn="1" w:lastColumn="0" w:noHBand="0" w:noVBand="1"/>
          </w:tblPr>
        </w:tblPrChange>
      </w:tblPr>
      <w:tblGrid>
        <w:gridCol w:w="1129"/>
        <w:gridCol w:w="772"/>
        <w:gridCol w:w="2135"/>
        <w:gridCol w:w="4458"/>
        <w:tblGridChange w:id="969">
          <w:tblGrid>
            <w:gridCol w:w="1129"/>
            <w:gridCol w:w="772"/>
            <w:gridCol w:w="2135"/>
            <w:gridCol w:w="4458"/>
          </w:tblGrid>
        </w:tblGridChange>
      </w:tblGrid>
      <w:tr w:rsidR="00E66E47" w:rsidRPr="0042529C" w14:paraId="0FC3D630" w14:textId="77777777" w:rsidTr="00E66E47">
        <w:trPr>
          <w:ins w:id="970" w:author="Author" w:date="2026-05-20T20:08:00Z" w16du:dateUtc="2026-05-20T12:08:00Z"/>
        </w:trPr>
        <w:tc>
          <w:tcPr>
            <w:tcW w:w="1129" w:type="dxa"/>
            <w:shd w:val="clear" w:color="auto" w:fill="DBE5F1" w:themeFill="accent1" w:themeFillTint="33"/>
            <w:vAlign w:val="center"/>
            <w:tcPrChange w:id="971" w:author="Author" w:date="2026-05-20T20:08:00Z" w16du:dateUtc="2026-05-20T12:08:00Z">
              <w:tcPr>
                <w:tcW w:w="1129" w:type="dxa"/>
                <w:vAlign w:val="center"/>
              </w:tcPr>
            </w:tcPrChange>
          </w:tcPr>
          <w:p w14:paraId="0DD0A579" w14:textId="7B717622" w:rsidR="00E66E47" w:rsidRPr="0042529C" w:rsidRDefault="00E66E47" w:rsidP="00E66E47">
            <w:pPr>
              <w:spacing w:after="0" w:line="240" w:lineRule="auto"/>
              <w:jc w:val="center"/>
              <w:rPr>
                <w:ins w:id="972" w:author="Author" w:date="2026-05-20T20:08:00Z" w16du:dateUtc="2026-05-20T12:08:00Z"/>
                <w:rFonts w:ascii="Calibri" w:hAnsi="Calibri"/>
                <w:sz w:val="20"/>
              </w:rPr>
            </w:pPr>
            <w:ins w:id="973" w:author="Author" w:date="2026-05-20T20:08:00Z" w16du:dateUtc="2026-05-20T12:08:00Z">
              <w:r w:rsidRPr="0042529C">
                <w:rPr>
                  <w:rFonts w:ascii="Calibri" w:hAnsi="Calibri"/>
                  <w:b/>
                  <w:sz w:val="20"/>
                </w:rPr>
                <w:t>Block</w:t>
              </w:r>
            </w:ins>
          </w:p>
        </w:tc>
        <w:tc>
          <w:tcPr>
            <w:tcW w:w="772" w:type="dxa"/>
            <w:shd w:val="clear" w:color="auto" w:fill="DBE5F1" w:themeFill="accent1" w:themeFillTint="33"/>
            <w:vAlign w:val="center"/>
            <w:tcPrChange w:id="974" w:author="Author" w:date="2026-05-20T20:08:00Z" w16du:dateUtc="2026-05-20T12:08:00Z">
              <w:tcPr>
                <w:tcW w:w="772" w:type="dxa"/>
                <w:vAlign w:val="center"/>
              </w:tcPr>
            </w:tcPrChange>
          </w:tcPr>
          <w:p w14:paraId="1868C16A" w14:textId="4ACDE878" w:rsidR="00E66E47" w:rsidRPr="0042529C" w:rsidRDefault="00E66E47" w:rsidP="00E66E47">
            <w:pPr>
              <w:spacing w:after="0" w:line="240" w:lineRule="auto"/>
              <w:jc w:val="center"/>
              <w:rPr>
                <w:ins w:id="975" w:author="Author" w:date="2026-05-20T20:08:00Z" w16du:dateUtc="2026-05-20T12:08:00Z"/>
                <w:rFonts w:ascii="Calibri" w:hAnsi="Calibri"/>
                <w:sz w:val="20"/>
              </w:rPr>
            </w:pPr>
            <w:ins w:id="976" w:author="Author" w:date="2026-05-20T20:08:00Z" w16du:dateUtc="2026-05-20T12:08:00Z">
              <w:r w:rsidRPr="0042529C">
                <w:rPr>
                  <w:rFonts w:ascii="Calibri" w:hAnsi="Calibri"/>
                  <w:b/>
                  <w:sz w:val="20"/>
                </w:rPr>
                <w:t>Dims</w:t>
              </w:r>
            </w:ins>
          </w:p>
        </w:tc>
        <w:tc>
          <w:tcPr>
            <w:tcW w:w="2135" w:type="dxa"/>
            <w:shd w:val="clear" w:color="auto" w:fill="DBE5F1" w:themeFill="accent1" w:themeFillTint="33"/>
            <w:vAlign w:val="center"/>
            <w:tcPrChange w:id="977" w:author="Author" w:date="2026-05-20T20:08:00Z" w16du:dateUtc="2026-05-20T12:08:00Z">
              <w:tcPr>
                <w:tcW w:w="2135" w:type="dxa"/>
                <w:vAlign w:val="center"/>
              </w:tcPr>
            </w:tcPrChange>
          </w:tcPr>
          <w:p w14:paraId="05D0CAAA" w14:textId="585C0FA5" w:rsidR="00E66E47" w:rsidRPr="0042529C" w:rsidRDefault="00E66E47" w:rsidP="00E66E47">
            <w:pPr>
              <w:spacing w:after="0" w:line="240" w:lineRule="auto"/>
              <w:jc w:val="center"/>
              <w:rPr>
                <w:ins w:id="978" w:author="Author" w:date="2026-05-20T20:08:00Z" w16du:dateUtc="2026-05-20T12:08:00Z"/>
                <w:rFonts w:ascii="Calibri" w:hAnsi="Calibri"/>
                <w:sz w:val="20"/>
              </w:rPr>
            </w:pPr>
            <w:ins w:id="979" w:author="Author" w:date="2026-05-20T20:08:00Z" w16du:dateUtc="2026-05-20T12:08:00Z">
              <w:r w:rsidRPr="0042529C">
                <w:rPr>
                  <w:rFonts w:ascii="Calibri" w:hAnsi="Calibri"/>
                  <w:b/>
                  <w:sz w:val="20"/>
                </w:rPr>
                <w:t>Fields</w:t>
              </w:r>
            </w:ins>
          </w:p>
        </w:tc>
        <w:tc>
          <w:tcPr>
            <w:tcW w:w="4458" w:type="dxa"/>
            <w:shd w:val="clear" w:color="auto" w:fill="DBE5F1" w:themeFill="accent1" w:themeFillTint="33"/>
            <w:vAlign w:val="center"/>
            <w:tcPrChange w:id="980" w:author="Author" w:date="2026-05-20T20:08:00Z" w16du:dateUtc="2026-05-20T12:08:00Z">
              <w:tcPr>
                <w:tcW w:w="4458" w:type="dxa"/>
                <w:vAlign w:val="center"/>
              </w:tcPr>
            </w:tcPrChange>
          </w:tcPr>
          <w:p w14:paraId="35FB965A" w14:textId="5ED114CA" w:rsidR="00E66E47" w:rsidRPr="0042529C" w:rsidRDefault="00E66E47" w:rsidP="00E66E47">
            <w:pPr>
              <w:spacing w:after="0" w:line="240" w:lineRule="auto"/>
              <w:jc w:val="center"/>
              <w:rPr>
                <w:ins w:id="981" w:author="Author" w:date="2026-05-20T20:08:00Z" w16du:dateUtc="2026-05-20T12:08:00Z"/>
                <w:rFonts w:ascii="Calibri" w:hAnsi="Calibri"/>
                <w:sz w:val="20"/>
              </w:rPr>
              <w:pPrChange w:id="982" w:author="Author" w:date="2026-05-20T20:08:00Z" w16du:dateUtc="2026-05-20T12:08:00Z">
                <w:pPr>
                  <w:spacing w:after="0" w:line="240" w:lineRule="auto"/>
                  <w:jc w:val="both"/>
                </w:pPr>
              </w:pPrChange>
            </w:pPr>
            <w:ins w:id="983" w:author="Author" w:date="2026-05-20T20:08:00Z" w16du:dateUtc="2026-05-20T12:08:00Z">
              <w:r w:rsidRPr="0042529C">
                <w:rPr>
                  <w:rFonts w:ascii="Calibri" w:hAnsi="Calibri"/>
                  <w:b/>
                  <w:sz w:val="20"/>
                </w:rPr>
                <w:t>Description</w:t>
              </w:r>
            </w:ins>
          </w:p>
        </w:tc>
      </w:tr>
      <w:tr w:rsidR="00E66E47" w:rsidRPr="0042529C" w14:paraId="77AE3CD6" w14:textId="77777777" w:rsidTr="0042529C">
        <w:tc>
          <w:tcPr>
            <w:tcW w:w="1129" w:type="dxa"/>
            <w:vAlign w:val="center"/>
            <w:hideMark/>
          </w:tcPr>
          <w:p w14:paraId="242D9B6F" w14:textId="77777777" w:rsidR="00E66E47" w:rsidRPr="0042529C" w:rsidRDefault="00E66E47" w:rsidP="00E66E47">
            <w:pPr>
              <w:spacing w:after="0" w:line="240" w:lineRule="auto"/>
              <w:jc w:val="center"/>
              <w:rPr>
                <w:rFonts w:ascii="Calibri" w:hAnsi="Calibri"/>
                <w:sz w:val="20"/>
              </w:rPr>
            </w:pPr>
            <w:r w:rsidRPr="0042529C">
              <w:rPr>
                <w:rFonts w:ascii="Calibri" w:hAnsi="Calibri"/>
                <w:sz w:val="20"/>
              </w:rPr>
              <w:t>Run progress</w:t>
            </w:r>
          </w:p>
        </w:tc>
        <w:tc>
          <w:tcPr>
            <w:tcW w:w="772" w:type="dxa"/>
            <w:vAlign w:val="center"/>
            <w:hideMark/>
          </w:tcPr>
          <w:p w14:paraId="04B0AB2C" w14:textId="77777777" w:rsidR="00E66E47" w:rsidRPr="0042529C" w:rsidRDefault="00E66E47" w:rsidP="00E66E47">
            <w:pPr>
              <w:spacing w:after="0" w:line="240" w:lineRule="auto"/>
              <w:jc w:val="center"/>
              <w:rPr>
                <w:rFonts w:ascii="Calibri" w:hAnsi="Calibri"/>
                <w:sz w:val="20"/>
              </w:rPr>
            </w:pPr>
            <w:r w:rsidRPr="0042529C">
              <w:rPr>
                <w:rFonts w:ascii="Calibri" w:hAnsi="Calibri"/>
                <w:sz w:val="20"/>
              </w:rPr>
              <w:t>2</w:t>
            </w:r>
          </w:p>
        </w:tc>
        <w:tc>
          <w:tcPr>
            <w:tcW w:w="2135" w:type="dxa"/>
            <w:vAlign w:val="center"/>
            <w:hideMark/>
          </w:tcPr>
          <w:p w14:paraId="08A37328" w14:textId="77777777" w:rsidR="00E66E47" w:rsidRPr="0042529C" w:rsidRDefault="00E66E47" w:rsidP="00E66E47">
            <w:pPr>
              <w:spacing w:after="0" w:line="240" w:lineRule="auto"/>
              <w:jc w:val="center"/>
              <w:rPr>
                <w:rFonts w:ascii="Calibri" w:hAnsi="Calibri"/>
                <w:sz w:val="20"/>
              </w:rPr>
            </w:pPr>
            <w:r w:rsidRPr="0042529C">
              <w:rPr>
                <w:rFonts w:ascii="Calibri" w:hAnsi="Calibri"/>
                <w:sz w:val="20"/>
              </w:rPr>
              <w:t>floor, turn</w:t>
            </w:r>
          </w:p>
        </w:tc>
        <w:tc>
          <w:tcPr>
            <w:tcW w:w="4458" w:type="dxa"/>
            <w:vAlign w:val="center"/>
            <w:hideMark/>
          </w:tcPr>
          <w:p w14:paraId="0185738B" w14:textId="77777777" w:rsidR="00E66E47" w:rsidRPr="0042529C" w:rsidRDefault="00E66E47" w:rsidP="00E66E47">
            <w:pPr>
              <w:spacing w:after="0" w:line="240" w:lineRule="auto"/>
              <w:jc w:val="both"/>
              <w:rPr>
                <w:rFonts w:ascii="Calibri" w:hAnsi="Calibri"/>
                <w:sz w:val="20"/>
              </w:rPr>
            </w:pPr>
            <w:r w:rsidRPr="0042529C">
              <w:rPr>
                <w:rFonts w:ascii="Calibri" w:hAnsi="Calibri"/>
                <w:sz w:val="20"/>
              </w:rPr>
              <w:t>Current floor number (1–10) and turn count within the floor.</w:t>
            </w:r>
          </w:p>
        </w:tc>
      </w:tr>
    </w:tbl>
    <w:p w14:paraId="6A620777" w14:textId="7CF6A369" w:rsidR="00D803EE" w:rsidDel="00DE54E1" w:rsidRDefault="00D803EE" w:rsidP="00F22048">
      <w:pPr>
        <w:spacing w:beforeLines="50" w:before="120"/>
        <w:ind w:firstLine="440"/>
        <w:rPr>
          <w:del w:id="984" w:author="Author" w:date="2026-05-20T15:29:00Z" w16du:dateUtc="2026-05-20T07:29:00Z"/>
        </w:rPr>
        <w:pPrChange w:id="985" w:author="Author" w:date="2026-05-20T19:49:00Z" w16du:dateUtc="2026-05-20T11:49:00Z">
          <w:pPr/>
        </w:pPrChange>
      </w:pPr>
    </w:p>
    <w:p w14:paraId="2E43901C" w14:textId="7B3D4FB5" w:rsidR="00DE54E1" w:rsidRPr="000C78BB" w:rsidRDefault="0042529C" w:rsidP="000C78BB">
      <w:pPr>
        <w:spacing w:beforeLines="50" w:before="120" w:after="0" w:line="300" w:lineRule="exact"/>
        <w:ind w:firstLine="284"/>
        <w:jc w:val="both"/>
        <w:rPr>
          <w:ins w:id="986" w:author="Author" w:date="2026-05-20T15:29:00Z" w16du:dateUtc="2026-05-20T07:29:00Z"/>
          <w:rFonts w:ascii="Times New Roman" w:eastAsia="宋体" w:hAnsi="Times New Roman" w:hint="eastAsia"/>
          <w:lang w:eastAsia="zh-CN"/>
          <w:rPrChange w:id="987" w:author="Author" w:date="2026-05-20T20:05:00Z" w16du:dateUtc="2026-05-20T12:05:00Z">
            <w:rPr>
              <w:ins w:id="988" w:author="Author" w:date="2026-05-20T15:29:00Z" w16du:dateUtc="2026-05-20T07:29:00Z"/>
              <w:rFonts w:ascii="Calibri" w:eastAsia="宋体" w:hAnsi="Calibri" w:hint="eastAsia"/>
              <w:color w:val="EE0000"/>
              <w:lang w:eastAsia="zh-CN"/>
            </w:rPr>
          </w:rPrChange>
        </w:rPr>
        <w:pPrChange w:id="989" w:author="Author" w:date="2026-05-20T20:05:00Z" w16du:dateUtc="2026-05-20T12:05:00Z">
          <w:pPr>
            <w:spacing w:after="120" w:line="280" w:lineRule="exact"/>
          </w:pPr>
        </w:pPrChange>
      </w:pPr>
      <w:ins w:id="990" w:author="Author" w:date="2026-05-20T15:26:00Z" w16du:dateUtc="2026-05-20T07:26:00Z">
        <w:r w:rsidRPr="00F724C2">
          <w:rPr>
            <w:rFonts w:ascii="Times New Roman" w:hAnsi="Times New Roman" w:hint="eastAsia"/>
            <w:rPrChange w:id="991" w:author="Author" w:date="2026-05-20T18:57:00Z" w16du:dateUtc="2026-05-20T10:57:00Z">
              <w:rPr>
                <w:rFonts w:ascii="Calibri" w:eastAsia="宋体" w:hAnsi="Calibri" w:hint="eastAsia"/>
                <w:color w:val="EE0000"/>
                <w:lang w:eastAsia="zh-CN"/>
              </w:rPr>
            </w:rPrChange>
          </w:rPr>
          <w:t>There is an e</w:t>
        </w:r>
        <w:r w:rsidRPr="00F724C2">
          <w:rPr>
            <w:rFonts w:ascii="Times New Roman" w:hAnsi="Times New Roman"/>
            <w:rPrChange w:id="992" w:author="Author" w:date="2026-05-20T18:57:00Z" w16du:dateUtc="2026-05-20T10:57:00Z">
              <w:rPr>
                <w:rFonts w:ascii="Calibri" w:hAnsi="Calibri"/>
                <w:color w:val="EE0000"/>
              </w:rPr>
            </w:rPrChange>
          </w:rPr>
          <w:t>ncoding choice proved particularly consequential during development.</w:t>
        </w:r>
        <w:r w:rsidRPr="00F724C2">
          <w:rPr>
            <w:rFonts w:ascii="Times New Roman" w:hAnsi="Times New Roman"/>
            <w:rPrChange w:id="993" w:author="Author" w:date="2026-05-20T18:57:00Z" w16du:dateUtc="2026-05-20T10:57:00Z">
              <w:rPr>
                <w:rFonts w:ascii="Calibri" w:hAnsi="Calibri"/>
                <w:color w:val="EE0000"/>
              </w:rPr>
            </w:rPrChange>
          </w:rPr>
          <w:t xml:space="preserve"> </w:t>
        </w:r>
      </w:ins>
      <w:r w:rsidR="00000000" w:rsidRPr="00F724C2">
        <w:rPr>
          <w:rFonts w:ascii="Times New Roman" w:hAnsi="Times New Roman"/>
          <w:rPrChange w:id="994" w:author="Author" w:date="2026-05-20T18:57:00Z" w16du:dateUtc="2026-05-20T10:57:00Z">
            <w:rPr>
              <w:rFonts w:ascii="Calibri" w:hAnsi="Calibri"/>
            </w:rPr>
          </w:rPrChange>
        </w:rPr>
        <w:t>Exposing deck and discard composition</w:t>
      </w:r>
      <w:ins w:id="995" w:author="Author" w:date="2026-05-20T15:28:00Z" w16du:dateUtc="2026-05-20T07:28:00Z">
        <w:r w:rsidR="00DE54E1" w:rsidRPr="00F724C2">
          <w:rPr>
            <w:rFonts w:ascii="Times New Roman" w:hAnsi="Times New Roman" w:hint="eastAsia"/>
            <w:rPrChange w:id="996" w:author="Author" w:date="2026-05-20T18:57:00Z" w16du:dateUtc="2026-05-20T10:57:00Z">
              <w:rPr>
                <w:rFonts w:ascii="Calibri" w:eastAsia="宋体" w:hAnsi="Calibri" w:hint="eastAsia"/>
                <w:color w:val="EE0000"/>
                <w:lang w:eastAsia="zh-CN"/>
              </w:rPr>
            </w:rPrChange>
          </w:rPr>
          <w:t xml:space="preserve"> </w:t>
        </w:r>
      </w:ins>
      <w:del w:id="997" w:author="Author" w:date="2026-05-19T19:13:00Z" w16du:dateUtc="2026-05-19T11:13:00Z">
        <w:r w:rsidR="00000000" w:rsidRPr="00F724C2" w:rsidDel="0000461A">
          <w:rPr>
            <w:rFonts w:ascii="Times New Roman" w:hAnsi="Times New Roman"/>
            <w:rPrChange w:id="998" w:author="Author" w:date="2026-05-20T18:57:00Z" w16du:dateUtc="2026-05-20T10:57:00Z">
              <w:rPr>
                <w:rFonts w:ascii="Calibri" w:hAnsi="Calibri"/>
              </w:rPr>
            </w:rPrChange>
          </w:rPr>
          <w:delText xml:space="preserve"> — </w:delText>
        </w:r>
      </w:del>
      <w:r w:rsidR="00000000" w:rsidRPr="00F724C2">
        <w:rPr>
          <w:rFonts w:ascii="Times New Roman" w:hAnsi="Times New Roman"/>
          <w:rPrChange w:id="999" w:author="Author" w:date="2026-05-20T18:57:00Z" w16du:dateUtc="2026-05-20T10:57:00Z">
            <w:rPr>
              <w:rFonts w:ascii="Calibri" w:hAnsi="Calibri"/>
            </w:rPr>
          </w:rPrChange>
        </w:rPr>
        <w:t>rather than just hand contents</w:t>
      </w:r>
      <w:ins w:id="1000" w:author="Author" w:date="2026-05-20T15:28:00Z" w16du:dateUtc="2026-05-20T07:28:00Z">
        <w:r w:rsidR="00DE54E1" w:rsidRPr="00F724C2">
          <w:rPr>
            <w:rFonts w:ascii="Times New Roman" w:hAnsi="Times New Roman" w:hint="eastAsia"/>
            <w:rPrChange w:id="1001" w:author="Author" w:date="2026-05-20T18:57:00Z" w16du:dateUtc="2026-05-20T10:57:00Z">
              <w:rPr>
                <w:rFonts w:ascii="Calibri" w:eastAsia="宋体" w:hAnsi="Calibri" w:hint="eastAsia"/>
                <w:color w:val="EE0000"/>
                <w:lang w:eastAsia="zh-CN"/>
              </w:rPr>
            </w:rPrChange>
          </w:rPr>
          <w:t>.</w:t>
        </w:r>
      </w:ins>
      <w:del w:id="1002" w:author="Author" w:date="2026-05-19T19:13:00Z" w16du:dateUtc="2026-05-19T11:13:00Z">
        <w:r w:rsidR="00000000" w:rsidRPr="00F724C2" w:rsidDel="0000461A">
          <w:rPr>
            <w:rFonts w:ascii="Times New Roman" w:hAnsi="Times New Roman"/>
            <w:rPrChange w:id="1003" w:author="Author" w:date="2026-05-20T18:57:00Z" w16du:dateUtc="2026-05-20T10:57:00Z">
              <w:rPr>
                <w:rFonts w:ascii="Calibri" w:hAnsi="Calibri"/>
              </w:rPr>
            </w:rPrChange>
          </w:rPr>
          <w:delText xml:space="preserve"> —</w:delText>
        </w:r>
      </w:del>
      <w:r w:rsidR="00000000" w:rsidRPr="00F724C2">
        <w:rPr>
          <w:rFonts w:ascii="Times New Roman" w:hAnsi="Times New Roman"/>
          <w:rPrChange w:id="1004" w:author="Author" w:date="2026-05-20T18:57:00Z" w16du:dateUtc="2026-05-20T10:57:00Z">
            <w:rPr>
              <w:rFonts w:ascii="Calibri" w:hAnsi="Calibri"/>
            </w:rPr>
          </w:rPrChange>
        </w:rPr>
        <w:t xml:space="preserve"> </w:t>
      </w:r>
      <w:ins w:id="1005" w:author="Author" w:date="2026-05-20T15:28:00Z" w16du:dateUtc="2026-05-20T07:28:00Z">
        <w:r w:rsidR="00DE54E1" w:rsidRPr="00F724C2">
          <w:rPr>
            <w:rFonts w:ascii="Times New Roman" w:hAnsi="Times New Roman" w:hint="eastAsia"/>
            <w:rPrChange w:id="1006" w:author="Author" w:date="2026-05-20T18:57:00Z" w16du:dateUtc="2026-05-20T10:57:00Z">
              <w:rPr>
                <w:rFonts w:ascii="Calibri" w:eastAsia="宋体" w:hAnsi="Calibri" w:hint="eastAsia"/>
                <w:color w:val="EE0000"/>
                <w:lang w:eastAsia="zh-CN"/>
              </w:rPr>
            </w:rPrChange>
          </w:rPr>
          <w:t xml:space="preserve">This </w:t>
        </w:r>
      </w:ins>
      <w:r w:rsidR="00000000" w:rsidRPr="00F724C2">
        <w:rPr>
          <w:rFonts w:ascii="Times New Roman" w:hAnsi="Times New Roman"/>
          <w:rPrChange w:id="1007" w:author="Author" w:date="2026-05-20T18:57:00Z" w16du:dateUtc="2026-05-20T10:57:00Z">
            <w:rPr>
              <w:rFonts w:ascii="Calibri" w:hAnsi="Calibri"/>
            </w:rPr>
          </w:rPrChange>
        </w:rPr>
        <w:t xml:space="preserve">gives the policy the information a human player tracks intuitively: what is still left to draw. </w:t>
      </w:r>
      <w:ins w:id="1008" w:author="Author" w:date="2026-05-20T15:29:00Z" w16du:dateUtc="2026-05-20T07:29:00Z">
        <w:r w:rsidR="00DE54E1" w:rsidRPr="00F724C2">
          <w:rPr>
            <w:rFonts w:ascii="Times New Roman" w:hAnsi="Times New Roman" w:hint="eastAsia"/>
            <w:rPrChange w:id="1009" w:author="Author" w:date="2026-05-20T18:57:00Z" w16du:dateUtc="2026-05-20T10:57:00Z">
              <w:rPr>
                <w:rFonts w:ascii="Calibri" w:eastAsia="宋体" w:hAnsi="Calibri" w:hint="eastAsia"/>
                <w:color w:val="EE0000"/>
                <w:lang w:eastAsia="zh-CN"/>
              </w:rPr>
            </w:rPrChange>
          </w:rPr>
          <w:t>F</w:t>
        </w:r>
        <w:r w:rsidR="00DE54E1" w:rsidRPr="00F724C2">
          <w:rPr>
            <w:rFonts w:ascii="Times New Roman" w:hAnsi="Times New Roman"/>
            <w:rPrChange w:id="1010" w:author="Author" w:date="2026-05-20T18:57:00Z" w16du:dateUtc="2026-05-20T10:57:00Z">
              <w:rPr>
                <w:rFonts w:ascii="Calibri" w:hAnsi="Calibri"/>
                <w:color w:val="EE0000"/>
              </w:rPr>
            </w:rPrChange>
          </w:rPr>
          <w:t xml:space="preserve">or example, knowing that only two cards remain in the deck before a reshuffle informs whether to end the turn early or play aggressively to cycle into a stronger hand. </w:t>
        </w:r>
      </w:ins>
      <w:ins w:id="1011" w:author="Author" w:date="2026-05-20T15:27:00Z" w16du:dateUtc="2026-05-20T07:27:00Z">
        <w:r w:rsidRPr="00F724C2">
          <w:rPr>
            <w:rFonts w:ascii="Times New Roman" w:hAnsi="Times New Roman"/>
            <w:rPrChange w:id="1012" w:author="Author" w:date="2026-05-20T18:57:00Z" w16du:dateUtc="2026-05-20T10:57:00Z">
              <w:rPr>
                <w:rFonts w:ascii="Calibri" w:hAnsi="Calibri"/>
                <w:color w:val="EE0000"/>
              </w:rPr>
            </w:rPrChange>
          </w:rPr>
          <w:t>An earlier encoding that omitted these two dimensions plateaued at a mean reward of approximately 30 and failed to reach the boss reliably; adding deck and discard size was sufficient to unlock stable boss-floor progression.</w:t>
        </w:r>
      </w:ins>
    </w:p>
    <w:p w14:paraId="4DC55472" w14:textId="0404BF1A" w:rsidR="00D803EE" w:rsidRPr="006A47D3" w:rsidDel="0042529C" w:rsidRDefault="00000000" w:rsidP="00C63F2C">
      <w:pPr>
        <w:pStyle w:val="21"/>
        <w:rPr>
          <w:del w:id="1013" w:author="Author" w:date="2026-05-20T15:27:00Z" w16du:dateUtc="2026-05-20T07:27:00Z"/>
          <w:rFonts w:ascii="Times New Roman" w:hAnsi="Times New Roman" w:cs="Times New Roman" w:hint="eastAsia"/>
          <w:color w:val="auto"/>
          <w:rPrChange w:id="1014" w:author="Author" w:date="2026-05-20T19:34:00Z" w16du:dateUtc="2026-05-20T11:34:00Z">
            <w:rPr>
              <w:del w:id="1015" w:author="Author" w:date="2026-05-20T15:27:00Z" w16du:dateUtc="2026-05-20T07:27:00Z"/>
            </w:rPr>
          </w:rPrChange>
        </w:rPr>
        <w:pPrChange w:id="1016" w:author="Author" w:date="2026-05-20T19:18:00Z" w16du:dateUtc="2026-05-20T11:18:00Z">
          <w:pPr>
            <w:spacing w:after="120" w:line="280" w:lineRule="exact"/>
            <w:ind w:firstLine="283"/>
          </w:pPr>
        </w:pPrChange>
      </w:pPr>
      <w:del w:id="1017" w:author="Author" w:date="2026-05-20T15:27:00Z" w16du:dateUtc="2026-05-20T07:27:00Z">
        <w:r w:rsidRPr="006A47D3" w:rsidDel="0042529C">
          <w:rPr>
            <w:rFonts w:ascii="Times New Roman" w:hAnsi="Times New Roman" w:cs="Times New Roman"/>
            <w:color w:val="auto"/>
            <w:rPrChange w:id="1018" w:author="Author" w:date="2026-05-20T19:34:00Z" w16du:dateUtc="2026-05-20T11:34:00Z">
              <w:rPr>
                <w:rFonts w:ascii="Calibri" w:hAnsi="Calibri"/>
              </w:rPr>
            </w:rPrChange>
          </w:rPr>
          <w:delText>This choice proved empirically critical</w:delText>
        </w:r>
      </w:del>
      <w:del w:id="1019" w:author="Author" w:date="2026-05-20T01:19:00Z" w16du:dateUtc="2026-05-19T17:19:00Z">
        <w:r w:rsidRPr="006A47D3" w:rsidDel="00996222">
          <w:rPr>
            <w:rFonts w:ascii="Times New Roman" w:hAnsi="Times New Roman" w:cs="Times New Roman"/>
            <w:color w:val="auto"/>
            <w:rPrChange w:id="1020" w:author="Author" w:date="2026-05-20T19:34:00Z" w16du:dateUtc="2026-05-20T11:34:00Z">
              <w:rPr>
                <w:rFonts w:ascii="Calibri" w:hAnsi="Calibri"/>
              </w:rPr>
            </w:rPrChange>
          </w:rPr>
          <w:delText xml:space="preserve">; </w:delText>
        </w:r>
      </w:del>
      <w:del w:id="1021" w:author="Author" w:date="2026-05-20T01:20:00Z" w16du:dateUtc="2026-05-19T17:20:00Z">
        <w:r w:rsidRPr="006A47D3" w:rsidDel="00996222">
          <w:rPr>
            <w:rFonts w:ascii="Times New Roman" w:hAnsi="Times New Roman" w:cs="Times New Roman"/>
            <w:color w:val="auto"/>
            <w:rPrChange w:id="1022" w:author="Author" w:date="2026-05-20T19:34:00Z" w16du:dateUtc="2026-05-20T11:34:00Z">
              <w:rPr>
                <w:rFonts w:ascii="Calibri" w:hAnsi="Calibri"/>
              </w:rPr>
            </w:rPrChange>
          </w:rPr>
          <w:delText xml:space="preserve">an </w:delText>
        </w:r>
      </w:del>
      <w:del w:id="1023" w:author="Author" w:date="2026-05-20T15:27:00Z" w16du:dateUtc="2026-05-20T07:27:00Z">
        <w:r w:rsidRPr="006A47D3" w:rsidDel="0042529C">
          <w:rPr>
            <w:rFonts w:ascii="Times New Roman" w:hAnsi="Times New Roman" w:cs="Times New Roman"/>
            <w:color w:val="auto"/>
            <w:rPrChange w:id="1024" w:author="Author" w:date="2026-05-20T19:34:00Z" w16du:dateUtc="2026-05-20T11:34:00Z">
              <w:rPr>
                <w:rFonts w:ascii="Calibri" w:hAnsi="Calibri"/>
              </w:rPr>
            </w:rPrChange>
          </w:rPr>
          <w:delText xml:space="preserve">earlier hand-only encoding plateaued at </w:delText>
        </w:r>
      </w:del>
      <w:del w:id="1025" w:author="Author" w:date="2026-05-20T01:19:00Z" w16du:dateUtc="2026-05-19T17:19:00Z">
        <w:r w:rsidRPr="006A47D3" w:rsidDel="00996222">
          <w:rPr>
            <w:rFonts w:ascii="Times New Roman" w:hAnsi="Times New Roman" w:cs="Times New Roman"/>
            <w:color w:val="auto"/>
            <w:rPrChange w:id="1026" w:author="Author" w:date="2026-05-20T19:34:00Z" w16du:dateUtc="2026-05-20T11:34:00Z">
              <w:rPr>
                <w:rFonts w:ascii="Calibri" w:hAnsi="Calibri"/>
              </w:rPr>
            </w:rPrChange>
          </w:rPr>
          <w:delText>~</w:delText>
        </w:r>
      </w:del>
      <w:del w:id="1027" w:author="Author" w:date="2026-05-20T15:27:00Z" w16du:dateUtc="2026-05-20T07:27:00Z">
        <w:r w:rsidRPr="006A47D3" w:rsidDel="0042529C">
          <w:rPr>
            <w:rFonts w:ascii="Times New Roman" w:hAnsi="Times New Roman" w:cs="Times New Roman"/>
            <w:color w:val="auto"/>
            <w:rPrChange w:id="1028" w:author="Author" w:date="2026-05-20T19:34:00Z" w16du:dateUtc="2026-05-20T11:34:00Z">
              <w:rPr>
                <w:rFonts w:ascii="Calibri" w:hAnsi="Calibri"/>
              </w:rPr>
            </w:rPrChange>
          </w:rPr>
          <w:delText>30 reward and never reliably reached the boss.</w:delText>
        </w:r>
      </w:del>
    </w:p>
    <w:p w14:paraId="264568B1" w14:textId="77777777" w:rsidR="00D803EE" w:rsidRPr="006A47D3" w:rsidRDefault="00000000" w:rsidP="00C63F2C">
      <w:pPr>
        <w:pStyle w:val="21"/>
        <w:rPr>
          <w:rFonts w:ascii="Times New Roman" w:hAnsi="Times New Roman" w:cs="Times New Roman"/>
          <w:color w:val="auto"/>
          <w:rPrChange w:id="1029" w:author="Author" w:date="2026-05-20T19:34:00Z" w16du:dateUtc="2026-05-20T11:34:00Z">
            <w:rPr>
              <w:color w:val="595959" w:themeColor="text1" w:themeTint="A6"/>
            </w:rPr>
          </w:rPrChange>
        </w:rPr>
        <w:pPrChange w:id="1030" w:author="Author" w:date="2026-05-20T19:18:00Z" w16du:dateUtc="2026-05-20T11:18:00Z">
          <w:pPr>
            <w:spacing w:after="120" w:line="280" w:lineRule="exact"/>
            <w:ind w:firstLine="283"/>
          </w:pPr>
        </w:pPrChange>
      </w:pPr>
      <w:r w:rsidRPr="006A47D3">
        <w:rPr>
          <w:rFonts w:ascii="Times New Roman" w:hAnsi="Times New Roman" w:cs="Times New Roman"/>
          <w:color w:val="auto"/>
          <w:rPrChange w:id="1031" w:author="Author" w:date="2026-05-20T19:34:00Z" w16du:dateUtc="2026-05-20T11:34:00Z">
            <w:rPr>
              <w:rFonts w:ascii="Calibri" w:hAnsi="Calibri"/>
              <w:color w:val="595959" w:themeColor="text1" w:themeTint="A6"/>
              <w:sz w:val="26"/>
            </w:rPr>
          </w:rPrChange>
        </w:rPr>
        <w:t xml:space="preserve">4.2 </w:t>
      </w:r>
      <w:del w:id="1032" w:author="Author" w:date="2026-05-20T19:36:00Z" w16du:dateUtc="2026-05-20T11:36:00Z">
        <w:r w:rsidRPr="006A47D3" w:rsidDel="006A47D3">
          <w:rPr>
            <w:rFonts w:ascii="Times New Roman" w:hAnsi="Times New Roman" w:cs="Times New Roman"/>
            <w:color w:val="auto"/>
            <w:rPrChange w:id="1033" w:author="Author" w:date="2026-05-20T19:34:00Z" w16du:dateUtc="2026-05-20T11:34:00Z">
              <w:rPr>
                <w:rFonts w:ascii="Calibri" w:hAnsi="Calibri"/>
                <w:color w:val="595959" w:themeColor="text1" w:themeTint="A6"/>
                <w:sz w:val="26"/>
              </w:rPr>
            </w:rPrChange>
          </w:rPr>
          <w:delText xml:space="preserve"> </w:delText>
        </w:r>
      </w:del>
      <w:r w:rsidRPr="006A47D3">
        <w:rPr>
          <w:rFonts w:ascii="Times New Roman" w:hAnsi="Times New Roman" w:cs="Times New Roman"/>
          <w:color w:val="auto"/>
          <w:rPrChange w:id="1034" w:author="Author" w:date="2026-05-20T19:34:00Z" w16du:dateUtc="2026-05-20T11:34:00Z">
            <w:rPr>
              <w:rFonts w:ascii="Calibri" w:hAnsi="Calibri"/>
              <w:color w:val="595959" w:themeColor="text1" w:themeTint="A6"/>
              <w:sz w:val="26"/>
            </w:rPr>
          </w:rPrChange>
        </w:rPr>
        <w:t>Action Space</w:t>
      </w:r>
    </w:p>
    <w:p w14:paraId="4FCE0885" w14:textId="02713469" w:rsidR="00D803EE" w:rsidRPr="00F724C2" w:rsidRDefault="00000000" w:rsidP="0028278E">
      <w:pPr>
        <w:spacing w:after="0" w:line="300" w:lineRule="exact"/>
        <w:ind w:firstLine="284"/>
        <w:jc w:val="both"/>
        <w:rPr>
          <w:rFonts w:ascii="Times New Roman" w:hAnsi="Times New Roman" w:hint="eastAsia"/>
          <w:rPrChange w:id="1035" w:author="Author" w:date="2026-05-20T18:57:00Z" w16du:dateUtc="2026-05-20T10:57:00Z">
            <w:rPr/>
          </w:rPrChange>
        </w:rPr>
        <w:pPrChange w:id="1036" w:author="Author" w:date="2026-05-20T19:30:00Z" w16du:dateUtc="2026-05-20T11:30:00Z">
          <w:pPr>
            <w:spacing w:after="80" w:line="280" w:lineRule="exact"/>
            <w:ind w:firstLine="283"/>
          </w:pPr>
        </w:pPrChange>
      </w:pPr>
      <w:r w:rsidRPr="00F724C2">
        <w:rPr>
          <w:rFonts w:ascii="Times New Roman" w:hAnsi="Times New Roman"/>
          <w:rPrChange w:id="1037" w:author="Author" w:date="2026-05-20T18:57:00Z" w16du:dateUtc="2026-05-20T10:57:00Z">
            <w:rPr>
              <w:rFonts w:ascii="Calibri" w:hAnsi="Calibri"/>
            </w:rPr>
          </w:rPrChange>
        </w:rPr>
        <w:t xml:space="preserve">The action space is </w:t>
      </w:r>
      <w:proofErr w:type="gramStart"/>
      <w:r w:rsidRPr="00F724C2">
        <w:rPr>
          <w:rFonts w:ascii="Times New Roman" w:hAnsi="Times New Roman"/>
          <w:rPrChange w:id="1038" w:author="Author" w:date="2026-05-20T18:57:00Z" w16du:dateUtc="2026-05-20T10:57:00Z">
            <w:rPr>
              <w:rFonts w:ascii="Calibri" w:hAnsi="Calibri"/>
              <w:i/>
            </w:rPr>
          </w:rPrChange>
        </w:rPr>
        <w:t>Discrete(</w:t>
      </w:r>
      <w:proofErr w:type="gramEnd"/>
      <w:r w:rsidRPr="00F724C2">
        <w:rPr>
          <w:rFonts w:ascii="Times New Roman" w:hAnsi="Times New Roman"/>
          <w:rPrChange w:id="1039" w:author="Author" w:date="2026-05-20T18:57:00Z" w16du:dateUtc="2026-05-20T10:57:00Z">
            <w:rPr>
              <w:rFonts w:ascii="Calibri" w:hAnsi="Calibri"/>
              <w:i/>
            </w:rPr>
          </w:rPrChange>
        </w:rPr>
        <w:t>16)</w:t>
      </w:r>
      <w:ins w:id="1040" w:author="Author" w:date="2026-05-19T19:16:00Z" w16du:dateUtc="2026-05-19T11:16:00Z">
        <w:r w:rsidR="0000461A" w:rsidRPr="00F724C2">
          <w:rPr>
            <w:rFonts w:ascii="Times New Roman" w:hAnsi="Times New Roman" w:hint="eastAsia"/>
            <w:rPrChange w:id="1041" w:author="Author" w:date="2026-05-20T18:57:00Z" w16du:dateUtc="2026-05-20T10:57:00Z">
              <w:rPr>
                <w:rFonts w:ascii="Calibri" w:eastAsia="宋体" w:hAnsi="Calibri" w:hint="eastAsia"/>
                <w:lang w:eastAsia="zh-CN"/>
              </w:rPr>
            </w:rPrChange>
          </w:rPr>
          <w:t xml:space="preserve">, </w:t>
        </w:r>
      </w:ins>
      <w:ins w:id="1042" w:author="Author" w:date="2026-05-20T15:31:00Z" w16du:dateUtc="2026-05-20T07:31:00Z">
        <w:r w:rsidR="00DE54E1" w:rsidRPr="00F724C2">
          <w:rPr>
            <w:rFonts w:ascii="Times New Roman" w:hAnsi="Times New Roman"/>
            <w:rPrChange w:id="1043" w:author="Author" w:date="2026-05-20T18:57:00Z" w16du:dateUtc="2026-05-20T10:57:00Z">
              <w:rPr>
                <w:rFonts w:ascii="Calibri" w:eastAsia="宋体" w:hAnsi="Calibri"/>
                <w:lang w:eastAsia="zh-CN"/>
              </w:rPr>
            </w:rPrChange>
          </w:rPr>
          <w:t>consisting of 15 card-play actions and one end-turn action</w:t>
        </w:r>
        <w:r w:rsidR="00DE54E1" w:rsidRPr="00F724C2">
          <w:rPr>
            <w:rFonts w:ascii="Times New Roman" w:hAnsi="Times New Roman" w:hint="eastAsia"/>
            <w:rPrChange w:id="1044" w:author="Author" w:date="2026-05-20T18:57:00Z" w16du:dateUtc="2026-05-20T10:57:00Z">
              <w:rPr>
                <w:rFonts w:ascii="Calibri" w:eastAsia="宋体" w:hAnsi="Calibri" w:hint="eastAsia"/>
                <w:lang w:eastAsia="zh-CN"/>
              </w:rPr>
            </w:rPrChange>
          </w:rPr>
          <w:t xml:space="preserve">, </w:t>
        </w:r>
      </w:ins>
      <w:ins w:id="1045" w:author="Author" w:date="2026-05-19T19:16:00Z" w16du:dateUtc="2026-05-19T11:16:00Z">
        <w:r w:rsidR="0000461A" w:rsidRPr="00F724C2">
          <w:rPr>
            <w:rFonts w:ascii="Times New Roman" w:hAnsi="Times New Roman" w:hint="eastAsia"/>
            <w:rPrChange w:id="1046" w:author="Author" w:date="2026-05-20T18:57:00Z" w16du:dateUtc="2026-05-20T10:57:00Z">
              <w:rPr>
                <w:rFonts w:ascii="Calibri" w:eastAsia="宋体" w:hAnsi="Calibri" w:hint="eastAsia"/>
                <w:lang w:eastAsia="zh-CN"/>
              </w:rPr>
            </w:rPrChange>
          </w:rPr>
          <w:t xml:space="preserve">shown as Table </w:t>
        </w:r>
      </w:ins>
      <w:ins w:id="1047" w:author="Author" w:date="2026-05-20T19:50:00Z" w16du:dateUtc="2026-05-20T11:50:00Z">
        <w:r w:rsidR="00F22048">
          <w:rPr>
            <w:rFonts w:ascii="Times New Roman" w:eastAsia="宋体" w:hAnsi="Times New Roman" w:hint="eastAsia"/>
            <w:lang w:eastAsia="zh-CN"/>
          </w:rPr>
          <w:t>5</w:t>
        </w:r>
      </w:ins>
      <w:ins w:id="1048" w:author="Author" w:date="2026-05-19T19:16:00Z" w16du:dateUtc="2026-05-19T11:16:00Z">
        <w:r w:rsidR="0000461A" w:rsidRPr="00F724C2">
          <w:rPr>
            <w:rFonts w:ascii="Times New Roman" w:hAnsi="Times New Roman" w:hint="eastAsia"/>
            <w:rPrChange w:id="1049" w:author="Author" w:date="2026-05-20T18:57:00Z" w16du:dateUtc="2026-05-20T10:57:00Z">
              <w:rPr>
                <w:rFonts w:ascii="Calibri" w:eastAsia="宋体" w:hAnsi="Calibri" w:hint="eastAsia"/>
                <w:lang w:eastAsia="zh-CN"/>
              </w:rPr>
            </w:rPrChange>
          </w:rPr>
          <w:t>.</w:t>
        </w:r>
      </w:ins>
      <w:del w:id="1050" w:author="Author" w:date="2026-05-19T19:16:00Z" w16du:dateUtc="2026-05-19T11:16:00Z">
        <w:r w:rsidRPr="00F724C2" w:rsidDel="0000461A">
          <w:rPr>
            <w:rFonts w:ascii="Times New Roman" w:hAnsi="Times New Roman"/>
            <w:rPrChange w:id="1051" w:author="Author" w:date="2026-05-20T18:57:00Z" w16du:dateUtc="2026-05-20T10:57:00Z">
              <w:rPr>
                <w:rFonts w:ascii="Calibri" w:hAnsi="Calibri"/>
              </w:rPr>
            </w:rPrChange>
          </w:rPr>
          <w:delText>:</w:delText>
        </w:r>
      </w:del>
    </w:p>
    <w:p w14:paraId="2E29B554" w14:textId="317BEC2A" w:rsidR="00D803EE" w:rsidRPr="00F22048" w:rsidDel="00F22048" w:rsidRDefault="00000000" w:rsidP="00F22048">
      <w:pPr>
        <w:spacing w:before="200" w:after="40"/>
        <w:rPr>
          <w:del w:id="1052" w:author="Author" w:date="2026-05-20T19:50:00Z" w16du:dateUtc="2026-05-20T11:50:00Z"/>
          <w:rFonts w:asciiTheme="majorHAnsi" w:hAnsiTheme="majorHAnsi" w:cstheme="majorHAnsi"/>
          <w:bCs/>
          <w:sz w:val="20"/>
          <w:szCs w:val="20"/>
          <w:rPrChange w:id="1053" w:author="Author" w:date="2026-05-20T19:52:00Z" w16du:dateUtc="2026-05-20T11:52:00Z">
            <w:rPr>
              <w:del w:id="1054" w:author="Author" w:date="2026-05-20T19:50:00Z" w16du:dateUtc="2026-05-20T11:50:00Z"/>
            </w:rPr>
          </w:rPrChange>
        </w:rPr>
        <w:pPrChange w:id="1055" w:author="Author" w:date="2026-05-20T19:52:00Z" w16du:dateUtc="2026-05-20T11:52:00Z">
          <w:pPr>
            <w:spacing w:before="40" w:after="120"/>
          </w:pPr>
        </w:pPrChange>
      </w:pPr>
      <w:del w:id="1056" w:author="Author" w:date="2026-05-20T19:50:00Z" w16du:dateUtc="2026-05-20T11:50:00Z">
        <w:r w:rsidRPr="00F22048" w:rsidDel="00F22048">
          <w:rPr>
            <w:rFonts w:asciiTheme="majorHAnsi" w:hAnsiTheme="majorHAnsi" w:cstheme="majorHAnsi"/>
            <w:bCs/>
            <w:sz w:val="20"/>
            <w:szCs w:val="20"/>
            <w:rPrChange w:id="1057" w:author="Author" w:date="2026-05-20T19:52:00Z" w16du:dateUtc="2026-05-20T11:52:00Z">
              <w:rPr>
                <w:rFonts w:ascii="Calibri" w:hAnsi="Calibri"/>
                <w:b/>
                <w:sz w:val="20"/>
              </w:rPr>
            </w:rPrChange>
          </w:rPr>
          <w:delText>Table — Action space.</w:delText>
        </w:r>
      </w:del>
    </w:p>
    <w:p w14:paraId="72B67C5D" w14:textId="7679FE2A" w:rsidR="00F22048" w:rsidRPr="00F22048" w:rsidRDefault="00F22048" w:rsidP="00F22048">
      <w:pPr>
        <w:spacing w:before="200" w:after="40"/>
        <w:rPr>
          <w:ins w:id="1058" w:author="Author" w:date="2026-05-20T19:49:00Z" w16du:dateUtc="2026-05-20T11:49:00Z"/>
          <w:rFonts w:asciiTheme="majorHAnsi" w:hAnsiTheme="majorHAnsi" w:cstheme="majorHAnsi" w:hint="eastAsia"/>
          <w:bCs/>
          <w:sz w:val="20"/>
          <w:szCs w:val="20"/>
          <w:rPrChange w:id="1059" w:author="Author" w:date="2026-05-20T19:52:00Z" w16du:dateUtc="2026-05-20T11:52:00Z">
            <w:rPr>
              <w:ins w:id="1060" w:author="Author" w:date="2026-05-20T19:49:00Z" w16du:dateUtc="2026-05-20T11:49:00Z"/>
            </w:rPr>
          </w:rPrChange>
        </w:rPr>
        <w:pPrChange w:id="1061" w:author="Author" w:date="2026-05-20T19:52:00Z" w16du:dateUtc="2026-05-20T11:52:00Z">
          <w:pPr/>
        </w:pPrChange>
      </w:pPr>
      <w:ins w:id="1062" w:author="Author" w:date="2026-05-20T19:49:00Z" w16du:dateUtc="2026-05-20T11:49:00Z">
        <w:r w:rsidRPr="00F22048">
          <w:rPr>
            <w:rFonts w:asciiTheme="majorHAnsi" w:hAnsiTheme="majorHAnsi" w:cstheme="majorHAnsi"/>
            <w:bCs/>
            <w:sz w:val="20"/>
            <w:szCs w:val="20"/>
            <w:rPrChange w:id="1063" w:author="Author" w:date="2026-05-20T19:52:00Z" w16du:dateUtc="2026-05-20T11:52:00Z">
              <w:rPr/>
            </w:rPrChange>
          </w:rPr>
          <w:t xml:space="preserve">Table </w:t>
        </w:r>
        <w:r w:rsidRPr="00F22048">
          <w:rPr>
            <w:rFonts w:asciiTheme="majorHAnsi" w:hAnsiTheme="majorHAnsi" w:cstheme="majorHAnsi"/>
            <w:bCs/>
            <w:sz w:val="20"/>
            <w:szCs w:val="20"/>
            <w:rPrChange w:id="1064" w:author="Author" w:date="2026-05-20T19:52:00Z" w16du:dateUtc="2026-05-20T11:52:00Z">
              <w:rPr/>
            </w:rPrChange>
          </w:rPr>
          <w:fldChar w:fldCharType="begin"/>
        </w:r>
        <w:r w:rsidRPr="00F22048">
          <w:rPr>
            <w:rFonts w:asciiTheme="majorHAnsi" w:hAnsiTheme="majorHAnsi" w:cstheme="majorHAnsi"/>
            <w:bCs/>
            <w:sz w:val="20"/>
            <w:szCs w:val="20"/>
            <w:rPrChange w:id="1065" w:author="Author" w:date="2026-05-20T19:52:00Z" w16du:dateUtc="2026-05-20T11:52:00Z">
              <w:rPr/>
            </w:rPrChange>
          </w:rPr>
          <w:instrText xml:space="preserve"> SEQ Table \* ARABIC </w:instrText>
        </w:r>
      </w:ins>
      <w:r w:rsidRPr="00F22048">
        <w:rPr>
          <w:rFonts w:asciiTheme="majorHAnsi" w:hAnsiTheme="majorHAnsi" w:cstheme="majorHAnsi"/>
          <w:bCs/>
          <w:sz w:val="20"/>
          <w:szCs w:val="20"/>
          <w:rPrChange w:id="1066" w:author="Author" w:date="2026-05-20T19:52:00Z" w16du:dateUtc="2026-05-20T11:52:00Z">
            <w:rPr/>
          </w:rPrChange>
        </w:rPr>
        <w:fldChar w:fldCharType="separate"/>
      </w:r>
      <w:ins w:id="1067" w:author="Author" w:date="2026-05-20T19:51:00Z" w16du:dateUtc="2026-05-20T11:51:00Z">
        <w:r w:rsidRPr="00F22048">
          <w:rPr>
            <w:rFonts w:asciiTheme="majorHAnsi" w:hAnsiTheme="majorHAnsi" w:cstheme="majorHAnsi"/>
            <w:bCs/>
            <w:sz w:val="20"/>
            <w:szCs w:val="20"/>
            <w:rPrChange w:id="1068" w:author="Author" w:date="2026-05-20T19:52:00Z" w16du:dateUtc="2026-05-20T11:52:00Z">
              <w:rPr>
                <w:noProof/>
              </w:rPr>
            </w:rPrChange>
          </w:rPr>
          <w:t>5</w:t>
        </w:r>
      </w:ins>
      <w:ins w:id="1069" w:author="Author" w:date="2026-05-20T19:49:00Z" w16du:dateUtc="2026-05-20T11:49:00Z">
        <w:r w:rsidRPr="00F22048">
          <w:rPr>
            <w:rFonts w:asciiTheme="majorHAnsi" w:hAnsiTheme="majorHAnsi" w:cstheme="majorHAnsi"/>
            <w:bCs/>
            <w:sz w:val="20"/>
            <w:szCs w:val="20"/>
            <w:rPrChange w:id="1070" w:author="Author" w:date="2026-05-20T19:52:00Z" w16du:dateUtc="2026-05-20T11:52:00Z">
              <w:rPr/>
            </w:rPrChange>
          </w:rPr>
          <w:fldChar w:fldCharType="end"/>
        </w:r>
      </w:ins>
      <w:ins w:id="1071" w:author="Author" w:date="2026-05-20T19:50:00Z" w16du:dateUtc="2026-05-20T11:50:00Z">
        <w:r w:rsidRPr="00F22048">
          <w:rPr>
            <w:rFonts w:asciiTheme="majorHAnsi" w:hAnsiTheme="majorHAnsi" w:cstheme="majorHAnsi" w:hint="eastAsia"/>
            <w:bCs/>
            <w:sz w:val="20"/>
            <w:szCs w:val="20"/>
            <w:rPrChange w:id="1072" w:author="Author" w:date="2026-05-20T19:52:00Z" w16du:dateUtc="2026-05-20T11:52:00Z">
              <w:rPr>
                <w:rFonts w:eastAsia="宋体" w:hint="eastAsia"/>
                <w:lang w:eastAsia="zh-CN"/>
              </w:rPr>
            </w:rPrChange>
          </w:rPr>
          <w:t xml:space="preserve">.  </w:t>
        </w:r>
        <w:r w:rsidRPr="00F22048">
          <w:rPr>
            <w:rFonts w:asciiTheme="majorHAnsi" w:hAnsiTheme="majorHAnsi" w:cstheme="majorHAnsi"/>
            <w:bCs/>
            <w:sz w:val="20"/>
            <w:szCs w:val="20"/>
            <w:rPrChange w:id="1073" w:author="Author" w:date="2026-05-20T19:52:00Z" w16du:dateUtc="2026-05-20T11:52:00Z">
              <w:rPr>
                <w:rFonts w:ascii="Calibri" w:hAnsi="Calibri"/>
                <w:b/>
                <w:sz w:val="20"/>
              </w:rPr>
            </w:rPrChange>
          </w:rPr>
          <w:t>Action space</w:t>
        </w:r>
      </w:ins>
    </w:p>
    <w:tbl>
      <w:tblPr>
        <w:tblStyle w:val="af4"/>
        <w:tblW w:w="0" w:type="auto"/>
        <w:tblLook w:val="04A0" w:firstRow="1" w:lastRow="0" w:firstColumn="1" w:lastColumn="0" w:noHBand="0" w:noVBand="1"/>
      </w:tblPr>
      <w:tblGrid>
        <w:gridCol w:w="1416"/>
        <w:gridCol w:w="7078"/>
      </w:tblGrid>
      <w:tr w:rsidR="00D803EE" w14:paraId="43268A5F" w14:textId="77777777">
        <w:tc>
          <w:tcPr>
            <w:tcW w:w="1417" w:type="dxa"/>
            <w:shd w:val="clear" w:color="auto" w:fill="D6E4F0"/>
          </w:tcPr>
          <w:p w14:paraId="111E1748" w14:textId="77777777" w:rsidR="00D803EE" w:rsidRDefault="00000000">
            <w:pPr>
              <w:spacing w:after="0" w:line="240" w:lineRule="auto"/>
              <w:jc w:val="center"/>
            </w:pPr>
            <w:r>
              <w:rPr>
                <w:rFonts w:ascii="Calibri" w:hAnsi="Calibri"/>
                <w:b/>
                <w:sz w:val="20"/>
              </w:rPr>
              <w:t>Action id</w:t>
            </w:r>
          </w:p>
        </w:tc>
        <w:tc>
          <w:tcPr>
            <w:tcW w:w="7087" w:type="dxa"/>
            <w:shd w:val="clear" w:color="auto" w:fill="D6E4F0"/>
          </w:tcPr>
          <w:p w14:paraId="4A6FEEBC" w14:textId="77777777" w:rsidR="00D803EE" w:rsidRDefault="00000000">
            <w:pPr>
              <w:spacing w:after="0" w:line="240" w:lineRule="auto"/>
              <w:jc w:val="center"/>
            </w:pPr>
            <w:r>
              <w:rPr>
                <w:rFonts w:ascii="Calibri" w:hAnsi="Calibri"/>
                <w:b/>
                <w:sz w:val="20"/>
              </w:rPr>
              <w:t>Meaning</w:t>
            </w:r>
          </w:p>
        </w:tc>
      </w:tr>
      <w:tr w:rsidR="00D803EE" w14:paraId="1E6586D0" w14:textId="77777777">
        <w:tc>
          <w:tcPr>
            <w:tcW w:w="1417" w:type="dxa"/>
          </w:tcPr>
          <w:p w14:paraId="389743D1" w14:textId="77777777" w:rsidR="00D803EE" w:rsidRDefault="00000000">
            <w:pPr>
              <w:spacing w:after="0" w:line="240" w:lineRule="auto"/>
            </w:pPr>
            <w:r>
              <w:rPr>
                <w:rFonts w:ascii="Calibri" w:hAnsi="Calibri"/>
                <w:sz w:val="20"/>
              </w:rPr>
              <w:t>0–14</w:t>
            </w:r>
          </w:p>
        </w:tc>
        <w:tc>
          <w:tcPr>
            <w:tcW w:w="7087" w:type="dxa"/>
          </w:tcPr>
          <w:p w14:paraId="1E117295" w14:textId="77777777" w:rsidR="00D803EE" w:rsidRDefault="00000000">
            <w:pPr>
              <w:spacing w:after="0" w:line="240" w:lineRule="auto"/>
            </w:pPr>
            <w:r>
              <w:rPr>
                <w:rFonts w:ascii="Calibri" w:hAnsi="Calibri"/>
                <w:sz w:val="20"/>
              </w:rPr>
              <w:t xml:space="preserve">Play the card in deck-slot </w:t>
            </w:r>
            <w:proofErr w:type="spellStart"/>
            <w:r>
              <w:rPr>
                <w:rFonts w:ascii="Calibri" w:hAnsi="Calibri"/>
                <w:sz w:val="20"/>
              </w:rPr>
              <w:t>i</w:t>
            </w:r>
            <w:proofErr w:type="spellEnd"/>
            <w:r>
              <w:rPr>
                <w:rFonts w:ascii="Calibri" w:hAnsi="Calibri"/>
                <w:sz w:val="20"/>
              </w:rPr>
              <w:t xml:space="preserve"> of the hand. Resolves the card's effect, pays its energy cost, and moves the card to its destination pile (discard or exhaust).</w:t>
            </w:r>
          </w:p>
        </w:tc>
      </w:tr>
      <w:tr w:rsidR="00D803EE" w14:paraId="3B073503" w14:textId="77777777">
        <w:tc>
          <w:tcPr>
            <w:tcW w:w="1417" w:type="dxa"/>
          </w:tcPr>
          <w:p w14:paraId="37F19462" w14:textId="77777777" w:rsidR="00D803EE" w:rsidRDefault="00000000">
            <w:pPr>
              <w:spacing w:after="0" w:line="240" w:lineRule="auto"/>
            </w:pPr>
            <w:r>
              <w:rPr>
                <w:rFonts w:ascii="Calibri" w:hAnsi="Calibri"/>
                <w:sz w:val="20"/>
              </w:rPr>
              <w:t>15</w:t>
            </w:r>
          </w:p>
        </w:tc>
        <w:tc>
          <w:tcPr>
            <w:tcW w:w="7087" w:type="dxa"/>
          </w:tcPr>
          <w:p w14:paraId="49D63DA1" w14:textId="77777777" w:rsidR="00D803EE" w:rsidRDefault="00000000">
            <w:pPr>
              <w:spacing w:after="0" w:line="240" w:lineRule="auto"/>
            </w:pPr>
            <w:r>
              <w:rPr>
                <w:rFonts w:ascii="Calibri" w:hAnsi="Calibri"/>
                <w:sz w:val="20"/>
              </w:rPr>
              <w:t>End turn. Triggers enemy action, end-of-turn buff resolution, and start-of-next-turn draw.</w:t>
            </w:r>
          </w:p>
        </w:tc>
      </w:tr>
    </w:tbl>
    <w:p w14:paraId="1E8980AB" w14:textId="0E7B41CE" w:rsidR="00D803EE" w:rsidDel="0028278E" w:rsidRDefault="00D803EE" w:rsidP="003C5103">
      <w:pPr>
        <w:spacing w:beforeLines="50" w:before="120"/>
        <w:rPr>
          <w:del w:id="1074" w:author="Author" w:date="2026-05-20T19:30:00Z" w16du:dateUtc="2026-05-20T11:30:00Z"/>
        </w:rPr>
        <w:pPrChange w:id="1075" w:author="Author" w:date="2026-05-20T19:54:00Z" w16du:dateUtc="2026-05-20T11:54:00Z">
          <w:pPr/>
        </w:pPrChange>
      </w:pPr>
    </w:p>
    <w:p w14:paraId="3FA3E70E" w14:textId="70BD63E8" w:rsidR="00996222" w:rsidRPr="00F724C2" w:rsidRDefault="00000000" w:rsidP="003C5103">
      <w:pPr>
        <w:spacing w:beforeLines="50" w:before="120" w:after="0" w:line="300" w:lineRule="exact"/>
        <w:ind w:firstLine="284"/>
        <w:jc w:val="both"/>
        <w:rPr>
          <w:ins w:id="1076" w:author="Author" w:date="2026-05-20T00:34:00Z" w16du:dateUtc="2026-05-19T16:34:00Z"/>
          <w:rFonts w:ascii="Times New Roman" w:hAnsi="Times New Roman" w:hint="eastAsia"/>
          <w:rPrChange w:id="1077" w:author="Author" w:date="2026-05-20T18:58:00Z" w16du:dateUtc="2026-05-20T10:58:00Z">
            <w:rPr>
              <w:ins w:id="1078" w:author="Author" w:date="2026-05-20T00:34:00Z" w16du:dateUtc="2026-05-19T16:34:00Z"/>
              <w:rFonts w:ascii="Calibri" w:eastAsia="宋体" w:hAnsi="Calibri"/>
              <w:color w:val="EE0000"/>
              <w:lang w:eastAsia="zh-CN"/>
            </w:rPr>
          </w:rPrChange>
        </w:rPr>
        <w:pPrChange w:id="1079" w:author="Author" w:date="2026-05-20T19:54:00Z" w16du:dateUtc="2026-05-20T11:54:00Z">
          <w:pPr>
            <w:spacing w:after="120" w:line="280" w:lineRule="exact"/>
            <w:ind w:firstLine="283"/>
          </w:pPr>
        </w:pPrChange>
      </w:pPr>
      <w:del w:id="1080" w:author="Author" w:date="2026-05-20T01:15:00Z" w16du:dateUtc="2026-05-19T17:15:00Z">
        <w:r w:rsidRPr="00F724C2" w:rsidDel="00996222">
          <w:rPr>
            <w:rFonts w:ascii="Times New Roman" w:hAnsi="Times New Roman"/>
            <w:rPrChange w:id="1081" w:author="Author" w:date="2026-05-20T18:58:00Z" w16du:dateUtc="2026-05-20T10:58:00Z">
              <w:rPr>
                <w:rFonts w:ascii="Calibri" w:hAnsi="Calibri"/>
              </w:rPr>
            </w:rPrChange>
          </w:rPr>
          <w:delText>We use slot-based rather than card-id actions because the same card can occupy different slots and ordering copies matters (e.g. playing Rusty Dagger before Plasma Blade to optimise energy use). This keeps the action head fixed at 16 outputs regardless of game state.</w:delText>
        </w:r>
      </w:del>
      <w:ins w:id="1082" w:author="Author" w:date="2026-05-20T01:11:00Z" w16du:dateUtc="2026-05-19T17:11:00Z">
        <w:r w:rsidR="00996222" w:rsidRPr="00F724C2">
          <w:rPr>
            <w:rFonts w:ascii="Times New Roman" w:hAnsi="Times New Roman"/>
            <w:rPrChange w:id="1083" w:author="Author" w:date="2026-05-20T18:58:00Z" w16du:dateUtc="2026-05-20T10:58:00Z">
              <w:rPr>
                <w:rFonts w:ascii="Calibri" w:eastAsia="宋体" w:hAnsi="Calibri"/>
                <w:color w:val="EE0000"/>
                <w:lang w:eastAsia="zh-CN"/>
              </w:rPr>
            </w:rPrChange>
          </w:rPr>
          <w:t>The action space is defined over hand slots (positions 0–14) rather than card IDs, because the order in which cards are played affects outcomes</w:t>
        </w:r>
      </w:ins>
      <w:ins w:id="1084" w:author="Author" w:date="2026-05-20T01:12:00Z" w16du:dateUtc="2026-05-19T17:12:00Z">
        <w:r w:rsidR="00996222" w:rsidRPr="00F724C2">
          <w:rPr>
            <w:rFonts w:ascii="Times New Roman" w:hAnsi="Times New Roman" w:hint="eastAsia"/>
            <w:rPrChange w:id="1085" w:author="Author" w:date="2026-05-20T18:58:00Z" w16du:dateUtc="2026-05-20T10:58:00Z">
              <w:rPr>
                <w:rFonts w:ascii="Calibri" w:eastAsia="宋体" w:hAnsi="Calibri" w:hint="eastAsia"/>
                <w:color w:val="EE0000"/>
                <w:lang w:eastAsia="zh-CN"/>
              </w:rPr>
            </w:rPrChange>
          </w:rPr>
          <w:t xml:space="preserve">. </w:t>
        </w:r>
      </w:ins>
      <w:ins w:id="1086" w:author="Author" w:date="2026-05-20T01:14:00Z">
        <w:r w:rsidR="00996222" w:rsidRPr="00F724C2">
          <w:rPr>
            <w:rFonts w:ascii="Times New Roman" w:hAnsi="Times New Roman"/>
            <w:rPrChange w:id="1087" w:author="Author" w:date="2026-05-20T18:58:00Z" w16du:dateUtc="2026-05-20T10:58:00Z">
              <w:rPr>
                <w:rFonts w:ascii="Calibri" w:eastAsia="宋体" w:hAnsi="Calibri"/>
                <w:color w:val="EE0000"/>
                <w:lang w:eastAsia="zh-CN"/>
              </w:rPr>
            </w:rPrChange>
          </w:rPr>
          <w:t>For example, playing OVERCLOCK (cost 2, grants +3 attack) before Rusty Dagger (cost 1) allows the attack bonus to take effect immediately, whereas the reverse order wastes the buff for that turn</w:t>
        </w:r>
      </w:ins>
      <w:ins w:id="1088" w:author="Author" w:date="2026-05-20T01:11:00Z" w16du:dateUtc="2026-05-19T17:11:00Z">
        <w:r w:rsidR="00996222" w:rsidRPr="00F724C2">
          <w:rPr>
            <w:rFonts w:ascii="Times New Roman" w:hAnsi="Times New Roman"/>
            <w:rPrChange w:id="1089" w:author="Author" w:date="2026-05-20T18:58:00Z" w16du:dateUtc="2026-05-20T10:58:00Z">
              <w:rPr>
                <w:rFonts w:ascii="Calibri" w:eastAsia="宋体" w:hAnsi="Calibri"/>
                <w:color w:val="EE0000"/>
                <w:lang w:eastAsia="zh-CN"/>
              </w:rPr>
            </w:rPrChange>
          </w:rPr>
          <w:t>. Slot-based indexing also keeps the action head fixed at 16 outputs (15 slots + 1 end-turn action) regardless of hand contents, since the hand limit of 10 ensures no valid slot ever exceeds index 9 and the remaining slots are masked as invalid.</w:t>
        </w:r>
      </w:ins>
    </w:p>
    <w:p w14:paraId="474A2738" w14:textId="6CFFA790" w:rsidR="00BB2D83" w:rsidRPr="006A47D3" w:rsidDel="00996222" w:rsidRDefault="00BB2D83">
      <w:pPr>
        <w:spacing w:after="120" w:line="280" w:lineRule="exact"/>
        <w:ind w:firstLine="283"/>
        <w:rPr>
          <w:del w:id="1090" w:author="Author" w:date="2026-05-20T01:15:00Z" w16du:dateUtc="2026-05-19T17:15:00Z"/>
          <w:rFonts w:ascii="Times New Roman" w:eastAsiaTheme="majorEastAsia" w:hAnsi="Times New Roman" w:cs="Times New Roman" w:hint="eastAsia"/>
          <w:rPrChange w:id="1091" w:author="Author" w:date="2026-05-20T19:34:00Z" w16du:dateUtc="2026-05-20T11:34:00Z">
            <w:rPr>
              <w:del w:id="1092" w:author="Author" w:date="2026-05-20T01:15:00Z" w16du:dateUtc="2026-05-19T17:15:00Z"/>
            </w:rPr>
          </w:rPrChange>
        </w:rPr>
      </w:pPr>
    </w:p>
    <w:p w14:paraId="29807C18" w14:textId="77777777" w:rsidR="00D803EE" w:rsidRPr="006A47D3" w:rsidRDefault="00000000">
      <w:pPr>
        <w:pStyle w:val="21"/>
        <w:rPr>
          <w:rFonts w:ascii="Times New Roman" w:hAnsi="Times New Roman" w:cs="Times New Roman"/>
          <w:color w:val="auto"/>
          <w:rPrChange w:id="1093" w:author="Author" w:date="2026-05-20T19:34:00Z" w16du:dateUtc="2026-05-20T11:34:00Z">
            <w:rPr>
              <w:color w:val="595959" w:themeColor="text1" w:themeTint="A6"/>
            </w:rPr>
          </w:rPrChange>
        </w:rPr>
      </w:pPr>
      <w:r w:rsidRPr="006A47D3">
        <w:rPr>
          <w:rFonts w:ascii="Times New Roman" w:hAnsi="Times New Roman" w:cs="Times New Roman"/>
          <w:color w:val="auto"/>
          <w:rPrChange w:id="1094" w:author="Author" w:date="2026-05-20T19:34:00Z" w16du:dateUtc="2026-05-20T11:34:00Z">
            <w:rPr>
              <w:rFonts w:ascii="Calibri" w:hAnsi="Calibri"/>
              <w:color w:val="595959" w:themeColor="text1" w:themeTint="A6"/>
            </w:rPr>
          </w:rPrChange>
        </w:rPr>
        <w:t xml:space="preserve">4.3 </w:t>
      </w:r>
      <w:del w:id="1095" w:author="Author" w:date="2026-05-20T19:30:00Z" w16du:dateUtc="2026-05-20T11:30:00Z">
        <w:r w:rsidRPr="006A47D3" w:rsidDel="0028278E">
          <w:rPr>
            <w:rFonts w:ascii="Times New Roman" w:hAnsi="Times New Roman" w:cs="Times New Roman"/>
            <w:color w:val="auto"/>
            <w:rPrChange w:id="1096" w:author="Author" w:date="2026-05-20T19:34:00Z" w16du:dateUtc="2026-05-20T11:34: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1097" w:author="Author" w:date="2026-05-20T19:34:00Z" w16du:dateUtc="2026-05-20T11:34:00Z">
            <w:rPr>
              <w:rFonts w:ascii="Calibri" w:hAnsi="Calibri"/>
              <w:color w:val="595959" w:themeColor="text1" w:themeTint="A6"/>
            </w:rPr>
          </w:rPrChange>
        </w:rPr>
        <w:t>Action Masking</w:t>
      </w:r>
    </w:p>
    <w:p w14:paraId="06D7550A" w14:textId="51F5FCAD" w:rsidR="00DE54E1" w:rsidRPr="00F724C2" w:rsidRDefault="00000000" w:rsidP="0028278E">
      <w:pPr>
        <w:spacing w:after="0" w:line="300" w:lineRule="exact"/>
        <w:ind w:firstLine="284"/>
        <w:jc w:val="both"/>
        <w:rPr>
          <w:ins w:id="1098" w:author="Author" w:date="2026-05-20T15:33:00Z" w16du:dateUtc="2026-05-20T07:33:00Z"/>
          <w:rFonts w:ascii="Times New Roman" w:hAnsi="Times New Roman" w:hint="eastAsia"/>
          <w:rPrChange w:id="1099" w:author="Author" w:date="2026-05-20T18:58:00Z" w16du:dateUtc="2026-05-20T10:58:00Z">
            <w:rPr>
              <w:ins w:id="1100" w:author="Author" w:date="2026-05-20T15:33:00Z" w16du:dateUtc="2026-05-20T07:33:00Z"/>
              <w:rFonts w:ascii="Calibri" w:hAnsi="Calibri"/>
            </w:rPr>
          </w:rPrChange>
        </w:rPr>
        <w:pPrChange w:id="1101" w:author="Author" w:date="2026-05-20T19:30:00Z" w16du:dateUtc="2026-05-20T11:30:00Z">
          <w:pPr>
            <w:spacing w:after="120" w:line="280" w:lineRule="exact"/>
            <w:ind w:firstLine="283"/>
          </w:pPr>
        </w:pPrChange>
      </w:pPr>
      <w:del w:id="1102" w:author="Author" w:date="2026-05-20T15:33:00Z" w16du:dateUtc="2026-05-20T07:33:00Z">
        <w:r w:rsidRPr="00F724C2" w:rsidDel="00DE54E1">
          <w:rPr>
            <w:rFonts w:ascii="Times New Roman" w:hAnsi="Times New Roman"/>
            <w:rPrChange w:id="1103" w:author="Author" w:date="2026-05-20T18:58:00Z" w16du:dateUtc="2026-05-20T10:58:00Z">
              <w:rPr>
                <w:rFonts w:ascii="Calibri" w:hAnsi="Calibri"/>
              </w:rPr>
            </w:rPrChange>
          </w:rPr>
          <w:delText>A</w:delText>
        </w:r>
      </w:del>
      <w:ins w:id="1104" w:author="Author" w:date="2026-05-20T15:33:00Z" w16du:dateUtc="2026-05-20T07:33:00Z">
        <w:r w:rsidR="00DE54E1" w:rsidRPr="00F724C2">
          <w:rPr>
            <w:rFonts w:ascii="Times New Roman" w:hAnsi="Times New Roman"/>
            <w:rPrChange w:id="1105" w:author="Author" w:date="2026-05-20T18:58:00Z" w16du:dateUtc="2026-05-20T10:58:00Z">
              <w:rPr>
                <w:rFonts w:ascii="Calibri" w:hAnsi="Calibri"/>
              </w:rPr>
            </w:rPrChange>
          </w:rPr>
          <w:t xml:space="preserve">At each decision point, </w:t>
        </w:r>
        <w:proofErr w:type="spellStart"/>
        <w:proofErr w:type="gramStart"/>
        <w:r w:rsidR="00DE54E1" w:rsidRPr="00F724C2">
          <w:rPr>
            <w:rFonts w:ascii="Times New Roman" w:hAnsi="Times New Roman"/>
            <w:rPrChange w:id="1106" w:author="Author" w:date="2026-05-20T18:58:00Z" w16du:dateUtc="2026-05-20T10:58:00Z">
              <w:rPr>
                <w:rFonts w:ascii="Calibri" w:hAnsi="Calibri"/>
              </w:rPr>
            </w:rPrChange>
          </w:rPr>
          <w:t>env.action</w:t>
        </w:r>
        <w:proofErr w:type="gramEnd"/>
        <w:r w:rsidR="00DE54E1" w:rsidRPr="00F724C2">
          <w:rPr>
            <w:rFonts w:ascii="Times New Roman" w:hAnsi="Times New Roman"/>
            <w:rPrChange w:id="1107" w:author="Author" w:date="2026-05-20T18:58:00Z" w16du:dateUtc="2026-05-20T10:58:00Z">
              <w:rPr>
                <w:rFonts w:ascii="Calibri" w:hAnsi="Calibri"/>
              </w:rPr>
            </w:rPrChange>
          </w:rPr>
          <w:t>_</w:t>
        </w:r>
        <w:proofErr w:type="gramStart"/>
        <w:r w:rsidR="00DE54E1" w:rsidRPr="00F724C2">
          <w:rPr>
            <w:rFonts w:ascii="Times New Roman" w:hAnsi="Times New Roman"/>
            <w:rPrChange w:id="1108" w:author="Author" w:date="2026-05-20T18:58:00Z" w16du:dateUtc="2026-05-20T10:58:00Z">
              <w:rPr>
                <w:rFonts w:ascii="Calibri" w:hAnsi="Calibri"/>
              </w:rPr>
            </w:rPrChange>
          </w:rPr>
          <w:t>masks</w:t>
        </w:r>
        <w:proofErr w:type="spellEnd"/>
        <w:r w:rsidR="00DE54E1" w:rsidRPr="00F724C2">
          <w:rPr>
            <w:rFonts w:ascii="Times New Roman" w:hAnsi="Times New Roman"/>
            <w:rPrChange w:id="1109" w:author="Author" w:date="2026-05-20T18:58:00Z" w16du:dateUtc="2026-05-20T10:58:00Z">
              <w:rPr>
                <w:rFonts w:ascii="Calibri" w:hAnsi="Calibri"/>
              </w:rPr>
            </w:rPrChange>
          </w:rPr>
          <w:t>(</w:t>
        </w:r>
        <w:proofErr w:type="gramEnd"/>
        <w:r w:rsidR="00DE54E1" w:rsidRPr="00F724C2">
          <w:rPr>
            <w:rFonts w:ascii="Times New Roman" w:hAnsi="Times New Roman"/>
            <w:rPrChange w:id="1110" w:author="Author" w:date="2026-05-20T18:58:00Z" w16du:dateUtc="2026-05-20T10:58:00Z">
              <w:rPr>
                <w:rFonts w:ascii="Calibri" w:hAnsi="Calibri"/>
              </w:rPr>
            </w:rPrChange>
          </w:rPr>
          <w:t xml:space="preserve">) returns a </w:t>
        </w:r>
        <w:proofErr w:type="spellStart"/>
        <w:r w:rsidR="00DE54E1" w:rsidRPr="00F724C2">
          <w:rPr>
            <w:rFonts w:ascii="Times New Roman" w:hAnsi="Times New Roman"/>
            <w:rPrChange w:id="1111" w:author="Author" w:date="2026-05-20T18:58:00Z" w16du:dateUtc="2026-05-20T10:58:00Z">
              <w:rPr>
                <w:rFonts w:ascii="Calibri" w:hAnsi="Calibri"/>
              </w:rPr>
            </w:rPrChange>
          </w:rPr>
          <w:t>boolean</w:t>
        </w:r>
        <w:proofErr w:type="spellEnd"/>
        <w:r w:rsidR="00DE54E1" w:rsidRPr="00F724C2">
          <w:rPr>
            <w:rFonts w:ascii="Times New Roman" w:hAnsi="Times New Roman"/>
            <w:rPrChange w:id="1112" w:author="Author" w:date="2026-05-20T18:58:00Z" w16du:dateUtc="2026-05-20T10:58:00Z">
              <w:rPr>
                <w:rFonts w:ascii="Calibri" w:hAnsi="Calibri"/>
              </w:rPr>
            </w:rPrChange>
          </w:rPr>
          <w:t xml:space="preserve"> vector of length 16. An action is masked invalid if any of the following conditions hold:</w:t>
        </w:r>
      </w:ins>
    </w:p>
    <w:p w14:paraId="0DE618D5" w14:textId="77777777" w:rsidR="00DE54E1" w:rsidRPr="00F724C2" w:rsidRDefault="00DE54E1" w:rsidP="0028278E">
      <w:pPr>
        <w:pStyle w:val="aff"/>
        <w:numPr>
          <w:ilvl w:val="0"/>
          <w:numId w:val="13"/>
        </w:numPr>
        <w:spacing w:after="0" w:line="300" w:lineRule="exact"/>
        <w:jc w:val="both"/>
        <w:rPr>
          <w:ins w:id="1113" w:author="Author" w:date="2026-05-20T15:33:00Z" w16du:dateUtc="2026-05-20T07:33:00Z"/>
          <w:rFonts w:ascii="Times New Roman" w:hAnsi="Times New Roman"/>
          <w:rPrChange w:id="1114" w:author="Author" w:date="2026-05-20T18:58:00Z" w16du:dateUtc="2026-05-20T10:58:00Z">
            <w:rPr>
              <w:ins w:id="1115" w:author="Author" w:date="2026-05-20T15:33:00Z" w16du:dateUtc="2026-05-20T07:33:00Z"/>
            </w:rPr>
          </w:rPrChange>
        </w:rPr>
        <w:pPrChange w:id="1116" w:author="Author" w:date="2026-05-20T19:30:00Z" w16du:dateUtc="2026-05-20T11:30:00Z">
          <w:pPr>
            <w:spacing w:after="120" w:line="280" w:lineRule="exact"/>
            <w:ind w:firstLine="283"/>
          </w:pPr>
        </w:pPrChange>
      </w:pPr>
      <w:ins w:id="1117" w:author="Author" w:date="2026-05-20T15:33:00Z" w16du:dateUtc="2026-05-20T07:33:00Z">
        <w:r w:rsidRPr="00F724C2">
          <w:rPr>
            <w:rFonts w:ascii="Times New Roman" w:hAnsi="Times New Roman"/>
            <w:rPrChange w:id="1118" w:author="Author" w:date="2026-05-20T18:58:00Z" w16du:dateUtc="2026-05-20T10:58:00Z">
              <w:rPr/>
            </w:rPrChange>
          </w:rPr>
          <w:t xml:space="preserve">The player holds zero copies of card type </w:t>
        </w:r>
        <w:proofErr w:type="spellStart"/>
        <w:r w:rsidRPr="00F724C2">
          <w:rPr>
            <w:rFonts w:ascii="Times New Roman" w:hAnsi="Times New Roman"/>
            <w:rPrChange w:id="1119" w:author="Author" w:date="2026-05-20T18:58:00Z" w16du:dateUtc="2026-05-20T10:58:00Z">
              <w:rPr/>
            </w:rPrChange>
          </w:rPr>
          <w:t>i</w:t>
        </w:r>
        <w:proofErr w:type="spellEnd"/>
        <w:r w:rsidRPr="00F724C2">
          <w:rPr>
            <w:rFonts w:ascii="Times New Roman" w:hAnsi="Times New Roman"/>
            <w:rPrChange w:id="1120" w:author="Author" w:date="2026-05-20T18:58:00Z" w16du:dateUtc="2026-05-20T10:58:00Z">
              <w:rPr/>
            </w:rPrChange>
          </w:rPr>
          <w:t xml:space="preserve"> in hand.</w:t>
        </w:r>
      </w:ins>
    </w:p>
    <w:p w14:paraId="4F535FB2" w14:textId="77777777" w:rsidR="00DE54E1" w:rsidRPr="00F724C2" w:rsidRDefault="00DE54E1" w:rsidP="0028278E">
      <w:pPr>
        <w:pStyle w:val="aff"/>
        <w:numPr>
          <w:ilvl w:val="0"/>
          <w:numId w:val="13"/>
        </w:numPr>
        <w:spacing w:after="0" w:line="300" w:lineRule="exact"/>
        <w:jc w:val="both"/>
        <w:rPr>
          <w:ins w:id="1121" w:author="Author" w:date="2026-05-20T15:33:00Z" w16du:dateUtc="2026-05-20T07:33:00Z"/>
          <w:rFonts w:ascii="Times New Roman" w:hAnsi="Times New Roman"/>
          <w:rPrChange w:id="1122" w:author="Author" w:date="2026-05-20T18:58:00Z" w16du:dateUtc="2026-05-20T10:58:00Z">
            <w:rPr>
              <w:ins w:id="1123" w:author="Author" w:date="2026-05-20T15:33:00Z" w16du:dateUtc="2026-05-20T07:33:00Z"/>
            </w:rPr>
          </w:rPrChange>
        </w:rPr>
        <w:pPrChange w:id="1124" w:author="Author" w:date="2026-05-20T19:30:00Z" w16du:dateUtc="2026-05-20T11:30:00Z">
          <w:pPr>
            <w:spacing w:after="120" w:line="280" w:lineRule="exact"/>
            <w:ind w:firstLine="283"/>
          </w:pPr>
        </w:pPrChange>
      </w:pPr>
      <w:ins w:id="1125" w:author="Author" w:date="2026-05-20T15:33:00Z" w16du:dateUtc="2026-05-20T07:33:00Z">
        <w:r w:rsidRPr="00F724C2">
          <w:rPr>
            <w:rFonts w:ascii="Times New Roman" w:hAnsi="Times New Roman"/>
            <w:rPrChange w:id="1126" w:author="Author" w:date="2026-05-20T18:58:00Z" w16du:dateUtc="2026-05-20T10:58:00Z">
              <w:rPr/>
            </w:rPrChange>
          </w:rPr>
          <w:t>The player's current energy is less than the card's cost.</w:t>
        </w:r>
      </w:ins>
    </w:p>
    <w:p w14:paraId="4C8B11F8" w14:textId="77777777" w:rsidR="00DE54E1" w:rsidRPr="00F724C2" w:rsidRDefault="00DE54E1" w:rsidP="0028278E">
      <w:pPr>
        <w:pStyle w:val="aff"/>
        <w:numPr>
          <w:ilvl w:val="0"/>
          <w:numId w:val="13"/>
        </w:numPr>
        <w:spacing w:after="0" w:line="300" w:lineRule="exact"/>
        <w:jc w:val="both"/>
        <w:rPr>
          <w:ins w:id="1127" w:author="Author" w:date="2026-05-20T15:33:00Z" w16du:dateUtc="2026-05-20T07:33:00Z"/>
          <w:rFonts w:ascii="Times New Roman" w:hAnsi="Times New Roman"/>
          <w:rPrChange w:id="1128" w:author="Author" w:date="2026-05-20T18:58:00Z" w16du:dateUtc="2026-05-20T10:58:00Z">
            <w:rPr>
              <w:ins w:id="1129" w:author="Author" w:date="2026-05-20T15:33:00Z" w16du:dateUtc="2026-05-20T07:33:00Z"/>
            </w:rPr>
          </w:rPrChange>
        </w:rPr>
        <w:pPrChange w:id="1130" w:author="Author" w:date="2026-05-20T19:30:00Z" w16du:dateUtc="2026-05-20T11:30:00Z">
          <w:pPr>
            <w:spacing w:after="120" w:line="280" w:lineRule="exact"/>
            <w:ind w:firstLine="283"/>
          </w:pPr>
        </w:pPrChange>
      </w:pPr>
      <w:ins w:id="1131" w:author="Author" w:date="2026-05-20T15:33:00Z" w16du:dateUtc="2026-05-20T07:33:00Z">
        <w:r w:rsidRPr="00F724C2">
          <w:rPr>
            <w:rFonts w:ascii="Times New Roman" w:hAnsi="Times New Roman"/>
            <w:rPrChange w:id="1132" w:author="Author" w:date="2026-05-20T18:58:00Z" w16du:dateUtc="2026-05-20T10:58:00Z">
              <w:rPr/>
            </w:rPrChange>
          </w:rPr>
          <w:t>The card is a Madness card (Nameless Kiss or Black Whisper) and the player's SAN is currently above 10.</w:t>
        </w:r>
      </w:ins>
    </w:p>
    <w:p w14:paraId="41257D5C" w14:textId="0E3D3CED" w:rsidR="00D803EE" w:rsidRPr="00F724C2" w:rsidRDefault="00DE54E1" w:rsidP="0028278E">
      <w:pPr>
        <w:pStyle w:val="aff"/>
        <w:numPr>
          <w:ilvl w:val="0"/>
          <w:numId w:val="13"/>
        </w:numPr>
        <w:spacing w:after="0" w:line="300" w:lineRule="exact"/>
        <w:jc w:val="both"/>
        <w:rPr>
          <w:rFonts w:ascii="Times New Roman" w:hAnsi="Times New Roman"/>
          <w:rPrChange w:id="1133" w:author="Author" w:date="2026-05-20T18:58:00Z" w16du:dateUtc="2026-05-20T10:58:00Z">
            <w:rPr/>
          </w:rPrChange>
        </w:rPr>
        <w:pPrChange w:id="1134" w:author="Author" w:date="2026-05-20T19:30:00Z" w16du:dateUtc="2026-05-20T11:30:00Z">
          <w:pPr>
            <w:spacing w:after="120" w:line="280" w:lineRule="exact"/>
            <w:ind w:firstLine="283"/>
          </w:pPr>
        </w:pPrChange>
      </w:pPr>
      <w:ins w:id="1135" w:author="Author" w:date="2026-05-20T15:33:00Z" w16du:dateUtc="2026-05-20T07:33:00Z">
        <w:r w:rsidRPr="00F724C2">
          <w:rPr>
            <w:rFonts w:ascii="Times New Roman" w:hAnsi="Times New Roman"/>
            <w:rPrChange w:id="1136" w:author="Author" w:date="2026-05-20T18:58:00Z" w16du:dateUtc="2026-05-20T10:58:00Z">
              <w:rPr/>
            </w:rPrChange>
          </w:rPr>
          <w:t>Action 15 (end turn) is always valid.</w:t>
        </w:r>
      </w:ins>
      <w:del w:id="1137" w:author="Author" w:date="2026-05-20T15:33:00Z" w16du:dateUtc="2026-05-20T07:33:00Z">
        <w:r w:rsidR="00000000" w:rsidRPr="00F724C2" w:rsidDel="00DE54E1">
          <w:rPr>
            <w:rFonts w:ascii="Times New Roman" w:hAnsi="Times New Roman"/>
            <w:rPrChange w:id="1138" w:author="Author" w:date="2026-05-20T18:58:00Z" w16du:dateUtc="2026-05-20T10:58:00Z">
              <w:rPr/>
            </w:rPrChange>
          </w:rPr>
          <w:delText xml:space="preserve">t each decision point we expose </w:delText>
        </w:r>
        <w:r w:rsidR="00000000" w:rsidRPr="00F724C2" w:rsidDel="00DE54E1">
          <w:rPr>
            <w:rFonts w:ascii="Times New Roman" w:hAnsi="Times New Roman"/>
            <w:rPrChange w:id="1139" w:author="Author" w:date="2026-05-20T18:58:00Z" w16du:dateUtc="2026-05-20T10:58:00Z">
              <w:rPr>
                <w:i/>
              </w:rPr>
            </w:rPrChange>
          </w:rPr>
          <w:delText>env.action_masks() → bool[16]</w:delText>
        </w:r>
        <w:r w:rsidR="00000000" w:rsidRPr="00F724C2" w:rsidDel="00DE54E1">
          <w:rPr>
            <w:rFonts w:ascii="Times New Roman" w:hAnsi="Times New Roman"/>
            <w:rPrChange w:id="1140" w:author="Author" w:date="2026-05-20T18:58:00Z" w16du:dateUtc="2026-05-20T10:58:00Z">
              <w:rPr/>
            </w:rPrChange>
          </w:rPr>
          <w:delText xml:space="preserve">. An action is masked </w:delText>
        </w:r>
        <w:r w:rsidR="00000000" w:rsidRPr="00F724C2" w:rsidDel="00DE54E1">
          <w:rPr>
            <w:rFonts w:ascii="Times New Roman" w:hAnsi="Times New Roman"/>
            <w:rPrChange w:id="1141" w:author="Author" w:date="2026-05-20T18:58:00Z" w16du:dateUtc="2026-05-20T10:58:00Z">
              <w:rPr>
                <w:b/>
              </w:rPr>
            </w:rPrChange>
          </w:rPr>
          <w:delText>invalid</w:delText>
        </w:r>
        <w:r w:rsidR="00000000" w:rsidRPr="00F724C2" w:rsidDel="00DE54E1">
          <w:rPr>
            <w:rFonts w:ascii="Times New Roman" w:hAnsi="Times New Roman"/>
            <w:rPrChange w:id="1142" w:author="Author" w:date="2026-05-20T18:58:00Z" w16du:dateUtc="2026-05-20T10:58:00Z">
              <w:rPr/>
            </w:rPrChange>
          </w:rPr>
          <w:delText xml:space="preserve"> if: (1) the slot is empty; (2) the player has insufficient energy for the card's cost; or (3) the card is contextually unplayable (e.g. an attack card after the enemy has already died). Action 15 (end turn) is always valid.</w:delText>
        </w:r>
      </w:del>
    </w:p>
    <w:p w14:paraId="48AC34F4" w14:textId="6DE7C444" w:rsidR="00DE54E1" w:rsidRPr="00F724C2" w:rsidRDefault="00000000" w:rsidP="0028278E">
      <w:pPr>
        <w:spacing w:after="0" w:line="300" w:lineRule="exact"/>
        <w:ind w:firstLine="284"/>
        <w:jc w:val="both"/>
        <w:rPr>
          <w:rFonts w:ascii="Times New Roman" w:hAnsi="Times New Roman" w:hint="eastAsia"/>
          <w:rPrChange w:id="1143" w:author="Author" w:date="2026-05-20T18:58:00Z" w16du:dateUtc="2026-05-20T10:58:00Z">
            <w:rPr/>
          </w:rPrChange>
        </w:rPr>
        <w:pPrChange w:id="1144" w:author="Author" w:date="2026-05-20T19:30:00Z" w16du:dateUtc="2026-05-20T11:30:00Z">
          <w:pPr>
            <w:spacing w:after="120" w:line="280" w:lineRule="exact"/>
            <w:ind w:firstLine="283"/>
          </w:pPr>
        </w:pPrChange>
      </w:pPr>
      <w:del w:id="1145" w:author="Author" w:date="2026-05-20T15:36:00Z" w16du:dateUtc="2026-05-20T07:36:00Z">
        <w:r w:rsidRPr="00F724C2" w:rsidDel="00DE54E1">
          <w:rPr>
            <w:rFonts w:ascii="Times New Roman" w:hAnsi="Times New Roman"/>
            <w:rPrChange w:id="1146" w:author="Author" w:date="2026-05-20T18:58:00Z" w16du:dateUtc="2026-05-20T10:58:00Z">
              <w:rPr>
                <w:rFonts w:ascii="Calibri" w:hAnsi="Calibri"/>
              </w:rPr>
            </w:rPrChange>
          </w:rPr>
          <w:delText>In practice the mask leaves 3–5 legal actions on a typical turn — a significant reduction from the unconstrained 16-way head and the primary reason MaskablePPO converges so quickly. Without masking, the policy would first have to learn that ~11 of 16 actions are usually illegal before learning anything about strategy.</w:delText>
        </w:r>
      </w:del>
      <w:ins w:id="1147" w:author="Author" w:date="2026-05-20T15:35:00Z" w16du:dateUtc="2026-05-20T07:35:00Z">
        <w:r w:rsidR="00DE54E1" w:rsidRPr="00F724C2">
          <w:rPr>
            <w:rFonts w:ascii="Times New Roman" w:hAnsi="Times New Roman"/>
            <w:rPrChange w:id="1148" w:author="Author" w:date="2026-05-20T18:58:00Z" w16du:dateUtc="2026-05-20T10:58:00Z">
              <w:rPr>
                <w:rFonts w:eastAsia="宋体"/>
                <w:lang w:eastAsia="zh-CN"/>
              </w:rPr>
            </w:rPrChange>
          </w:rPr>
          <w:t xml:space="preserve">In practice the mask reduces the legal action set to approximately 3–5 entries per decision point, since most card slots are either empty or unaffordable at any given moment. This substantial reduction in the effective branching factor is the primary reason </w:t>
        </w:r>
        <w:proofErr w:type="spellStart"/>
        <w:r w:rsidR="00DE54E1" w:rsidRPr="00F724C2">
          <w:rPr>
            <w:rFonts w:ascii="Times New Roman" w:hAnsi="Times New Roman"/>
            <w:rPrChange w:id="1149" w:author="Author" w:date="2026-05-20T18:58:00Z" w16du:dateUtc="2026-05-20T10:58:00Z">
              <w:rPr>
                <w:rFonts w:eastAsia="宋体"/>
                <w:lang w:eastAsia="zh-CN"/>
              </w:rPr>
            </w:rPrChange>
          </w:rPr>
          <w:t>MaskablePPO</w:t>
        </w:r>
        <w:proofErr w:type="spellEnd"/>
        <w:r w:rsidR="00DE54E1" w:rsidRPr="00F724C2">
          <w:rPr>
            <w:rFonts w:ascii="Times New Roman" w:hAnsi="Times New Roman"/>
            <w:rPrChange w:id="1150" w:author="Author" w:date="2026-05-20T18:58:00Z" w16du:dateUtc="2026-05-20T10:58:00Z">
              <w:rPr>
                <w:rFonts w:eastAsia="宋体"/>
                <w:lang w:eastAsia="zh-CN"/>
              </w:rPr>
            </w:rPrChange>
          </w:rPr>
          <w:t xml:space="preserve"> converges rapidly on this environment: without masking, the policy would need to expend significant capacity learning which actions are illegal before learning any actual strategy.</w:t>
        </w:r>
      </w:ins>
    </w:p>
    <w:p w14:paraId="7DFEDFE6" w14:textId="77777777" w:rsidR="00D803EE" w:rsidRPr="006A47D3" w:rsidRDefault="00000000">
      <w:pPr>
        <w:pStyle w:val="21"/>
        <w:rPr>
          <w:rFonts w:ascii="Times New Roman" w:hAnsi="Times New Roman" w:cs="Times New Roman"/>
          <w:color w:val="auto"/>
          <w:rPrChange w:id="1151" w:author="Author" w:date="2026-05-20T19:34:00Z" w16du:dateUtc="2026-05-20T11:34:00Z">
            <w:rPr>
              <w:color w:val="595959" w:themeColor="text1" w:themeTint="A6"/>
            </w:rPr>
          </w:rPrChange>
        </w:rPr>
      </w:pPr>
      <w:r w:rsidRPr="006A47D3">
        <w:rPr>
          <w:rFonts w:ascii="Times New Roman" w:hAnsi="Times New Roman" w:cs="Times New Roman"/>
          <w:color w:val="auto"/>
          <w:rPrChange w:id="1152" w:author="Author" w:date="2026-05-20T19:34:00Z" w16du:dateUtc="2026-05-20T11:34:00Z">
            <w:rPr>
              <w:rFonts w:ascii="Calibri" w:hAnsi="Calibri"/>
              <w:color w:val="595959" w:themeColor="text1" w:themeTint="A6"/>
            </w:rPr>
          </w:rPrChange>
        </w:rPr>
        <w:lastRenderedPageBreak/>
        <w:t>4.4</w:t>
      </w:r>
      <w:del w:id="1153" w:author="Author" w:date="2026-05-20T19:36:00Z" w16du:dateUtc="2026-05-20T11:36:00Z">
        <w:r w:rsidRPr="006A47D3" w:rsidDel="006A47D3">
          <w:rPr>
            <w:rFonts w:ascii="Times New Roman" w:hAnsi="Times New Roman" w:cs="Times New Roman"/>
            <w:color w:val="auto"/>
            <w:rPrChange w:id="1154" w:author="Author" w:date="2026-05-20T19:34:00Z" w16du:dateUtc="2026-05-20T11:34: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1155" w:author="Author" w:date="2026-05-20T19:34:00Z" w16du:dateUtc="2026-05-20T11:34:00Z">
            <w:rPr>
              <w:rFonts w:ascii="Calibri" w:hAnsi="Calibri"/>
              <w:color w:val="595959" w:themeColor="text1" w:themeTint="A6"/>
            </w:rPr>
          </w:rPrChange>
        </w:rPr>
        <w:t xml:space="preserve"> Reward Function</w:t>
      </w:r>
    </w:p>
    <w:p w14:paraId="35E06926" w14:textId="77777777" w:rsidR="00D803EE" w:rsidRPr="00F724C2" w:rsidRDefault="00000000" w:rsidP="00F724C2">
      <w:pPr>
        <w:spacing w:after="120" w:line="300" w:lineRule="exact"/>
        <w:ind w:firstLine="284"/>
        <w:jc w:val="both"/>
        <w:rPr>
          <w:rFonts w:ascii="Times New Roman" w:hAnsi="Times New Roman"/>
          <w:rPrChange w:id="1156" w:author="Author" w:date="2026-05-20T18:58:00Z" w16du:dateUtc="2026-05-20T10:58:00Z">
            <w:rPr/>
          </w:rPrChange>
        </w:rPr>
        <w:pPrChange w:id="1157" w:author="Author" w:date="2026-05-20T18:58:00Z" w16du:dateUtc="2026-05-20T10:58:00Z">
          <w:pPr>
            <w:spacing w:after="80" w:line="280" w:lineRule="exact"/>
            <w:ind w:firstLine="283"/>
          </w:pPr>
        </w:pPrChange>
      </w:pPr>
      <w:r w:rsidRPr="00F724C2">
        <w:rPr>
          <w:rFonts w:ascii="Times New Roman" w:hAnsi="Times New Roman"/>
          <w:rPrChange w:id="1158" w:author="Author" w:date="2026-05-20T18:58:00Z" w16du:dateUtc="2026-05-20T10:58:00Z">
            <w:rPr>
              <w:rFonts w:ascii="Calibri" w:hAnsi="Calibri"/>
            </w:rPr>
          </w:rPrChange>
        </w:rPr>
        <w:t>We use dense reward shaping rather than a sparse terminal reward, justified by the long horizon (mean 16.5 turns per run, ~50 environment steps) and the multi-axis nature of progress. The per-step reward is:</w:t>
      </w:r>
    </w:p>
    <w:p w14:paraId="7D2EB489" w14:textId="77777777" w:rsidR="00D803EE" w:rsidRDefault="00000000">
      <w:pPr>
        <w:spacing w:before="40" w:after="120"/>
        <w:ind w:left="850"/>
      </w:pPr>
      <w:proofErr w:type="spellStart"/>
      <w:r>
        <w:rPr>
          <w:rFonts w:ascii="Courier New" w:hAnsi="Courier New"/>
          <w:i/>
          <w:sz w:val="20"/>
        </w:rPr>
        <w:t>r_t</w:t>
      </w:r>
      <w:proofErr w:type="spellEnd"/>
      <w:r>
        <w:rPr>
          <w:rFonts w:ascii="Courier New" w:hAnsi="Courier New"/>
          <w:i/>
          <w:sz w:val="20"/>
        </w:rPr>
        <w:t xml:space="preserve"> = 0.05·Δdamage_t + 0.02·Δarmor_t + 0.05·Δheal_t + 0.03·Δsan_gain_t − 0.02·Δsan_loss_t</w:t>
      </w:r>
    </w:p>
    <w:p w14:paraId="03D0F4E4" w14:textId="77777777" w:rsidR="00D803EE" w:rsidRPr="00F724C2" w:rsidRDefault="00000000" w:rsidP="0028278E">
      <w:pPr>
        <w:spacing w:after="0" w:line="300" w:lineRule="exact"/>
        <w:ind w:firstLine="284"/>
        <w:jc w:val="both"/>
        <w:rPr>
          <w:rFonts w:ascii="Times New Roman" w:hAnsi="Times New Roman"/>
          <w:rPrChange w:id="1159" w:author="Author" w:date="2026-05-20T18:58:00Z" w16du:dateUtc="2026-05-20T10:58:00Z">
            <w:rPr/>
          </w:rPrChange>
        </w:rPr>
        <w:pPrChange w:id="1160" w:author="Author" w:date="2026-05-20T19:30:00Z" w16du:dateUtc="2026-05-20T11:30:00Z">
          <w:pPr>
            <w:spacing w:after="80" w:line="280" w:lineRule="exact"/>
            <w:ind w:firstLine="283"/>
          </w:pPr>
        </w:pPrChange>
      </w:pPr>
      <w:r w:rsidRPr="00F724C2">
        <w:rPr>
          <w:rFonts w:ascii="Times New Roman" w:hAnsi="Times New Roman"/>
          <w:rPrChange w:id="1161" w:author="Author" w:date="2026-05-20T18:58:00Z" w16du:dateUtc="2026-05-20T10:58:00Z">
            <w:rPr>
              <w:rFonts w:ascii="Calibri" w:hAnsi="Calibri"/>
            </w:rPr>
          </w:rPrChange>
        </w:rPr>
        <w:t>Augmented by event-level signals at floor and run boundaries:</w:t>
      </w:r>
    </w:p>
    <w:p w14:paraId="024F91E5" w14:textId="77777777" w:rsidR="00D803EE" w:rsidRDefault="00000000">
      <w:pPr>
        <w:spacing w:before="40" w:after="120"/>
        <w:ind w:left="850"/>
      </w:pPr>
      <w:r>
        <w:rPr>
          <w:rFonts w:ascii="Courier New" w:hAnsi="Courier New"/>
          <w:i/>
          <w:sz w:val="20"/>
        </w:rPr>
        <w:t xml:space="preserve">+5 (enemy </w:t>
      </w:r>
      <w:proofErr w:type="gramStart"/>
      <w:r>
        <w:rPr>
          <w:rFonts w:ascii="Courier New" w:hAnsi="Courier New"/>
          <w:i/>
          <w:sz w:val="20"/>
        </w:rPr>
        <w:t xml:space="preserve">killed)   </w:t>
      </w:r>
      <w:proofErr w:type="gramEnd"/>
      <w:r>
        <w:rPr>
          <w:rFonts w:ascii="Courier New" w:hAnsi="Courier New"/>
          <w:i/>
          <w:sz w:val="20"/>
        </w:rPr>
        <w:t xml:space="preserve">  +20 (boss </w:t>
      </w:r>
      <w:proofErr w:type="gramStart"/>
      <w:r>
        <w:rPr>
          <w:rFonts w:ascii="Courier New" w:hAnsi="Courier New"/>
          <w:i/>
          <w:sz w:val="20"/>
        </w:rPr>
        <w:t xml:space="preserve">killed)   </w:t>
      </w:r>
      <w:proofErr w:type="gramEnd"/>
      <w:r>
        <w:rPr>
          <w:rFonts w:ascii="Courier New" w:hAnsi="Courier New"/>
          <w:i/>
          <w:sz w:val="20"/>
        </w:rPr>
        <w:t xml:space="preserve">  −15 (player died)</w:t>
      </w:r>
    </w:p>
    <w:p w14:paraId="419CA11C" w14:textId="286E4D4D" w:rsidR="00D803EE" w:rsidRPr="00F724C2" w:rsidRDefault="00000000" w:rsidP="0028278E">
      <w:pPr>
        <w:spacing w:after="0" w:line="300" w:lineRule="exact"/>
        <w:ind w:firstLine="284"/>
        <w:jc w:val="both"/>
        <w:rPr>
          <w:rFonts w:ascii="Times New Roman" w:hAnsi="Times New Roman"/>
          <w:rPrChange w:id="1162" w:author="Author" w:date="2026-05-20T18:58:00Z" w16du:dateUtc="2026-05-20T10:58:00Z">
            <w:rPr/>
          </w:rPrChange>
        </w:rPr>
        <w:pPrChange w:id="1163" w:author="Author" w:date="2026-05-20T19:30:00Z" w16du:dateUtc="2026-05-20T11:30:00Z">
          <w:pPr>
            <w:spacing w:after="120" w:line="280" w:lineRule="exact"/>
            <w:ind w:firstLine="283"/>
          </w:pPr>
        </w:pPrChange>
      </w:pPr>
      <w:r w:rsidRPr="00F724C2">
        <w:rPr>
          <w:rFonts w:ascii="Times New Roman" w:hAnsi="Times New Roman"/>
          <w:rPrChange w:id="1164" w:author="Author" w:date="2026-05-20T18:58:00Z" w16du:dateUtc="2026-05-20T10:58:00Z">
            <w:rPr>
              <w:rFonts w:ascii="Calibri" w:hAnsi="Calibri"/>
            </w:rPr>
          </w:rPrChange>
        </w:rPr>
        <w:t xml:space="preserve">These coefficients were tuned by hand using 50K-step pilot runs. The 5-to-1 damage-to-armor ratio discourages pure turtling; the symmetric 0.05 / 0.05 between damage and healing keeps regenerative cards </w:t>
      </w:r>
      <w:proofErr w:type="spellStart"/>
      <w:r w:rsidRPr="00F724C2">
        <w:rPr>
          <w:rFonts w:ascii="Times New Roman" w:hAnsi="Times New Roman"/>
          <w:rPrChange w:id="1165" w:author="Author" w:date="2026-05-20T18:58:00Z" w16du:dateUtc="2026-05-20T10:58:00Z">
            <w:rPr>
              <w:rFonts w:ascii="Calibri" w:hAnsi="Calibri"/>
            </w:rPr>
          </w:rPrChange>
        </w:rPr>
        <w:t>viable</w:t>
      </w:r>
      <w:ins w:id="1166" w:author="Author" w:date="2026-05-19T19:34:00Z" w16du:dateUtc="2026-05-19T11:34:00Z">
        <w:r w:rsidR="00C57399" w:rsidRPr="00F724C2">
          <w:rPr>
            <w:rFonts w:ascii="Times New Roman" w:hAnsi="Times New Roman" w:hint="eastAsia"/>
            <w:rPrChange w:id="1167" w:author="Author" w:date="2026-05-20T18:58:00Z" w16du:dateUtc="2026-05-20T10:58:00Z">
              <w:rPr>
                <w:rFonts w:ascii="Calibri" w:eastAsia="宋体" w:hAnsi="Calibri" w:hint="eastAsia"/>
                <w:lang w:eastAsia="zh-CN"/>
              </w:rPr>
            </w:rPrChange>
          </w:rPr>
          <w:t>.</w:t>
        </w:r>
      </w:ins>
      <w:del w:id="1168" w:author="Author" w:date="2026-05-19T19:34:00Z" w16du:dateUtc="2026-05-19T11:34:00Z">
        <w:r w:rsidRPr="00F724C2" w:rsidDel="00C57399">
          <w:rPr>
            <w:rFonts w:ascii="Times New Roman" w:hAnsi="Times New Roman"/>
            <w:rPrChange w:id="1169" w:author="Author" w:date="2026-05-20T18:58:00Z" w16du:dateUtc="2026-05-20T10:58:00Z">
              <w:rPr>
                <w:rFonts w:ascii="Calibri" w:hAnsi="Calibri"/>
              </w:rPr>
            </w:rPrChange>
          </w:rPr>
          <w:delText xml:space="preserve">; </w:delText>
        </w:r>
      </w:del>
      <w:ins w:id="1170" w:author="Author" w:date="2026-05-19T19:35:00Z" w16du:dateUtc="2026-05-19T11:35:00Z">
        <w:r w:rsidR="00C57399" w:rsidRPr="00F724C2">
          <w:rPr>
            <w:rFonts w:ascii="Times New Roman" w:hAnsi="Times New Roman" w:hint="eastAsia"/>
            <w:rPrChange w:id="1171" w:author="Author" w:date="2026-05-20T18:58:00Z" w16du:dateUtc="2026-05-20T10:58:00Z">
              <w:rPr>
                <w:rFonts w:ascii="Calibri" w:eastAsia="宋体" w:hAnsi="Calibri" w:hint="eastAsia"/>
                <w:lang w:eastAsia="zh-CN"/>
              </w:rPr>
            </w:rPrChange>
          </w:rPr>
          <w:t>And</w:t>
        </w:r>
        <w:proofErr w:type="spellEnd"/>
        <w:r w:rsidR="00C57399" w:rsidRPr="00F724C2">
          <w:rPr>
            <w:rFonts w:ascii="Times New Roman" w:hAnsi="Times New Roman" w:hint="eastAsia"/>
            <w:rPrChange w:id="1172" w:author="Author" w:date="2026-05-20T18:58:00Z" w16du:dateUtc="2026-05-20T10:58:00Z">
              <w:rPr>
                <w:rFonts w:ascii="Calibri" w:eastAsia="宋体" w:hAnsi="Calibri" w:hint="eastAsia"/>
                <w:lang w:eastAsia="zh-CN"/>
              </w:rPr>
            </w:rPrChange>
          </w:rPr>
          <w:t xml:space="preserve"> </w:t>
        </w:r>
      </w:ins>
      <w:r w:rsidRPr="00F724C2">
        <w:rPr>
          <w:rFonts w:ascii="Times New Roman" w:hAnsi="Times New Roman"/>
          <w:rPrChange w:id="1173" w:author="Author" w:date="2026-05-20T18:58:00Z" w16du:dateUtc="2026-05-20T10:58:00Z">
            <w:rPr>
              <w:rFonts w:ascii="Calibri" w:hAnsi="Calibri"/>
            </w:rPr>
          </w:rPrChange>
        </w:rPr>
        <w:t xml:space="preserve">the SAN-loss penalty is essential to prevent the policy from spamming high-damage </w:t>
      </w:r>
      <w:del w:id="1174" w:author="Author" w:date="2026-05-19T19:31:00Z" w16du:dateUtc="2026-05-19T11:31:00Z">
        <w:r w:rsidRPr="00F724C2" w:rsidDel="00CF6703">
          <w:rPr>
            <w:rFonts w:ascii="Times New Roman" w:hAnsi="Times New Roman"/>
            <w:rPrChange w:id="1175" w:author="Author" w:date="2026-05-20T18:58:00Z" w16du:dateUtc="2026-05-20T10:58:00Z">
              <w:rPr>
                <w:rFonts w:ascii="Calibri" w:hAnsi="Calibri"/>
              </w:rPr>
            </w:rPrChange>
          </w:rPr>
          <w:delText xml:space="preserve">/ </w:delText>
        </w:r>
      </w:del>
      <w:ins w:id="1176" w:author="Author" w:date="2026-05-19T19:31:00Z" w16du:dateUtc="2026-05-19T11:31:00Z">
        <w:r w:rsidR="00CF6703" w:rsidRPr="00F724C2">
          <w:rPr>
            <w:rFonts w:ascii="Times New Roman" w:hAnsi="Times New Roman" w:hint="eastAsia"/>
            <w:rPrChange w:id="1177" w:author="Author" w:date="2026-05-20T18:58:00Z" w16du:dateUtc="2026-05-20T10:58:00Z">
              <w:rPr>
                <w:rFonts w:ascii="Calibri" w:eastAsia="宋体" w:hAnsi="Calibri" w:hint="eastAsia"/>
                <w:lang w:eastAsia="zh-CN"/>
              </w:rPr>
            </w:rPrChange>
          </w:rPr>
          <w:t xml:space="preserve">or </w:t>
        </w:r>
      </w:ins>
      <w:r w:rsidRPr="00F724C2">
        <w:rPr>
          <w:rFonts w:ascii="Times New Roman" w:hAnsi="Times New Roman"/>
          <w:rPrChange w:id="1178" w:author="Author" w:date="2026-05-20T18:58:00Z" w16du:dateUtc="2026-05-20T10:58:00Z">
            <w:rPr>
              <w:rFonts w:ascii="Calibri" w:hAnsi="Calibri"/>
            </w:rPr>
          </w:rPrChange>
        </w:rPr>
        <w:t>high-SAN-cost cards</w:t>
      </w:r>
      <w:del w:id="1179" w:author="Author" w:date="2026-05-19T19:36:00Z" w16du:dateUtc="2026-05-19T11:36:00Z">
        <w:r w:rsidRPr="00F724C2" w:rsidDel="00C57399">
          <w:rPr>
            <w:rFonts w:ascii="Times New Roman" w:hAnsi="Times New Roman"/>
            <w:rPrChange w:id="1180" w:author="Author" w:date="2026-05-20T18:58:00Z" w16du:dateUtc="2026-05-20T10:58:00Z">
              <w:rPr>
                <w:rFonts w:ascii="Calibri" w:hAnsi="Calibri"/>
              </w:rPr>
            </w:rPrChange>
          </w:rPr>
          <w:delText xml:space="preserve"> — </w:delText>
        </w:r>
      </w:del>
      <w:ins w:id="1181" w:author="Author" w:date="2026-05-19T19:36:00Z" w16du:dateUtc="2026-05-19T11:36:00Z">
        <w:r w:rsidR="00C57399" w:rsidRPr="00F724C2">
          <w:rPr>
            <w:rFonts w:ascii="Times New Roman" w:hAnsi="Times New Roman" w:hint="eastAsia"/>
            <w:rPrChange w:id="1182" w:author="Author" w:date="2026-05-20T18:58:00Z" w16du:dateUtc="2026-05-20T10:58:00Z">
              <w:rPr>
                <w:rFonts w:ascii="Calibri" w:eastAsia="宋体" w:hAnsi="Calibri" w:hint="eastAsia"/>
                <w:lang w:eastAsia="zh-CN"/>
              </w:rPr>
            </w:rPrChange>
          </w:rPr>
          <w:t>. Th</w:t>
        </w:r>
      </w:ins>
      <w:ins w:id="1183" w:author="Author" w:date="2026-05-19T19:37:00Z" w16du:dateUtc="2026-05-19T11:37:00Z">
        <w:r w:rsidR="00C57399" w:rsidRPr="00F724C2">
          <w:rPr>
            <w:rFonts w:ascii="Times New Roman" w:hAnsi="Times New Roman" w:hint="eastAsia"/>
            <w:rPrChange w:id="1184" w:author="Author" w:date="2026-05-20T18:58:00Z" w16du:dateUtc="2026-05-20T10:58:00Z">
              <w:rPr>
                <w:rFonts w:ascii="Calibri" w:eastAsia="宋体" w:hAnsi="Calibri" w:hint="eastAsia"/>
                <w:lang w:eastAsia="zh-CN"/>
              </w:rPr>
            </w:rPrChange>
          </w:rPr>
          <w:t xml:space="preserve">ere was </w:t>
        </w:r>
      </w:ins>
      <w:r w:rsidRPr="00F724C2">
        <w:rPr>
          <w:rFonts w:ascii="Times New Roman" w:hAnsi="Times New Roman"/>
          <w:rPrChange w:id="1185" w:author="Author" w:date="2026-05-20T18:58:00Z" w16du:dateUtc="2026-05-20T10:58:00Z">
            <w:rPr>
              <w:rFonts w:ascii="Calibri" w:hAnsi="Calibri"/>
            </w:rPr>
          </w:rPrChange>
        </w:rPr>
        <w:t xml:space="preserve">an earlier run without it crashed its own SAN below 10 and triggered madness-card injections that </w:t>
      </w:r>
      <w:proofErr w:type="spellStart"/>
      <w:r w:rsidRPr="00F724C2">
        <w:rPr>
          <w:rFonts w:ascii="Times New Roman" w:hAnsi="Times New Roman"/>
          <w:rPrChange w:id="1186" w:author="Author" w:date="2026-05-20T18:58:00Z" w16du:dateUtc="2026-05-20T10:58:00Z">
            <w:rPr>
              <w:rFonts w:ascii="Calibri" w:hAnsi="Calibri"/>
            </w:rPr>
          </w:rPrChange>
        </w:rPr>
        <w:t>destabilised</w:t>
      </w:r>
      <w:proofErr w:type="spellEnd"/>
      <w:r w:rsidRPr="00F724C2">
        <w:rPr>
          <w:rFonts w:ascii="Times New Roman" w:hAnsi="Times New Roman"/>
          <w:rPrChange w:id="1187" w:author="Author" w:date="2026-05-20T18:58:00Z" w16du:dateUtc="2026-05-20T10:58:00Z">
            <w:rPr>
              <w:rFonts w:ascii="Calibri" w:hAnsi="Calibri"/>
            </w:rPr>
          </w:rPrChange>
        </w:rPr>
        <w:t xml:space="preserve"> the rest of the episode.</w:t>
      </w:r>
    </w:p>
    <w:p w14:paraId="30DD7B61" w14:textId="77777777" w:rsidR="00D803EE" w:rsidRPr="006A47D3" w:rsidRDefault="00000000">
      <w:pPr>
        <w:pStyle w:val="21"/>
        <w:rPr>
          <w:rFonts w:ascii="Times New Roman" w:hAnsi="Times New Roman" w:cs="Times New Roman"/>
          <w:color w:val="auto"/>
          <w:rPrChange w:id="1188" w:author="Author" w:date="2026-05-20T19:34:00Z" w16du:dateUtc="2026-05-20T11:34:00Z">
            <w:rPr>
              <w:color w:val="595959" w:themeColor="text1" w:themeTint="A6"/>
            </w:rPr>
          </w:rPrChange>
        </w:rPr>
      </w:pPr>
      <w:r w:rsidRPr="006A47D3">
        <w:rPr>
          <w:rFonts w:ascii="Times New Roman" w:hAnsi="Times New Roman" w:cs="Times New Roman"/>
          <w:color w:val="auto"/>
          <w:rPrChange w:id="1189" w:author="Author" w:date="2026-05-20T19:34:00Z" w16du:dateUtc="2026-05-20T11:34:00Z">
            <w:rPr>
              <w:rFonts w:ascii="Calibri" w:hAnsi="Calibri"/>
              <w:color w:val="595959" w:themeColor="text1" w:themeTint="A6"/>
            </w:rPr>
          </w:rPrChange>
        </w:rPr>
        <w:t xml:space="preserve">4.5 </w:t>
      </w:r>
      <w:del w:id="1190" w:author="Author" w:date="2026-05-20T19:30:00Z" w16du:dateUtc="2026-05-20T11:30:00Z">
        <w:r w:rsidRPr="006A47D3" w:rsidDel="0028278E">
          <w:rPr>
            <w:rFonts w:ascii="Times New Roman" w:hAnsi="Times New Roman" w:cs="Times New Roman"/>
            <w:color w:val="auto"/>
            <w:rPrChange w:id="1191" w:author="Author" w:date="2026-05-20T19:34:00Z" w16du:dateUtc="2026-05-20T11:34: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1192" w:author="Author" w:date="2026-05-20T19:34:00Z" w16du:dateUtc="2026-05-20T11:34:00Z">
            <w:rPr>
              <w:rFonts w:ascii="Calibri" w:hAnsi="Calibri"/>
              <w:color w:val="595959" w:themeColor="text1" w:themeTint="A6"/>
            </w:rPr>
          </w:rPrChange>
        </w:rPr>
        <w:t>Transition Dynamics</w:t>
      </w:r>
    </w:p>
    <w:p w14:paraId="53F56458" w14:textId="3DBA7286" w:rsidR="00DE54E1" w:rsidRPr="00F724C2" w:rsidRDefault="00000000" w:rsidP="0028278E">
      <w:pPr>
        <w:spacing w:after="0" w:line="300" w:lineRule="exact"/>
        <w:ind w:firstLine="284"/>
        <w:jc w:val="both"/>
        <w:rPr>
          <w:ins w:id="1193" w:author="Author" w:date="2026-05-20T15:40:00Z" w16du:dateUtc="2026-05-20T07:40:00Z"/>
          <w:rFonts w:ascii="Times New Roman" w:hAnsi="Times New Roman"/>
          <w:rPrChange w:id="1194" w:author="Author" w:date="2026-05-20T18:58:00Z" w16du:dateUtc="2026-05-20T10:58:00Z">
            <w:rPr>
              <w:ins w:id="1195" w:author="Author" w:date="2026-05-20T15:40:00Z" w16du:dateUtc="2026-05-20T07:40:00Z"/>
              <w:rFonts w:eastAsia="宋体"/>
              <w:lang w:eastAsia="zh-CN"/>
            </w:rPr>
          </w:rPrChange>
        </w:rPr>
        <w:pPrChange w:id="1196" w:author="Author" w:date="2026-05-20T19:29:00Z" w16du:dateUtc="2026-05-20T11:29:00Z">
          <w:pPr>
            <w:spacing w:after="120" w:line="280" w:lineRule="exact"/>
            <w:ind w:firstLine="283"/>
          </w:pPr>
        </w:pPrChange>
      </w:pPr>
      <w:del w:id="1197" w:author="Author" w:date="2026-05-20T15:55:00Z" w16du:dateUtc="2026-05-20T07:55:00Z">
        <w:r w:rsidRPr="00F724C2" w:rsidDel="007C35EB">
          <w:rPr>
            <w:rFonts w:ascii="Times New Roman" w:hAnsi="Times New Roman"/>
            <w:rPrChange w:id="1198" w:author="Author" w:date="2026-05-20T18:58:00Z" w16du:dateUtc="2026-05-20T10:58:00Z">
              <w:rPr>
                <w:rFonts w:ascii="Calibri" w:hAnsi="Calibri"/>
              </w:rPr>
            </w:rPrChange>
          </w:rPr>
          <w:delText xml:space="preserve">Most transitions are deterministic given the agent's action. Stochasticity enters at six well-defined points: card draw, deck reshuffle, enemy intent rolling, floor-entry rule roll, madness-card injection (Bernoulli(0.3) when SAN ≤ 10), and floor-entry enemy sampling. All are seeded from a single per-instance </w:delText>
        </w:r>
        <w:r w:rsidRPr="00F724C2" w:rsidDel="007C35EB">
          <w:rPr>
            <w:rFonts w:ascii="Times New Roman" w:hAnsi="Times New Roman"/>
            <w:rPrChange w:id="1199" w:author="Author" w:date="2026-05-20T18:58:00Z" w16du:dateUtc="2026-05-20T10:58:00Z">
              <w:rPr>
                <w:rFonts w:ascii="Calibri" w:hAnsi="Calibri"/>
                <w:i/>
              </w:rPr>
            </w:rPrChange>
          </w:rPr>
          <w:delText>numpy.random.Generator</w:delText>
        </w:r>
        <w:r w:rsidRPr="00F724C2" w:rsidDel="007C35EB">
          <w:rPr>
            <w:rFonts w:ascii="Times New Roman" w:hAnsi="Times New Roman"/>
            <w:rPrChange w:id="1200" w:author="Author" w:date="2026-05-20T18:58:00Z" w16du:dateUtc="2026-05-20T10:58:00Z">
              <w:rPr>
                <w:rFonts w:ascii="Calibri" w:hAnsi="Calibri"/>
              </w:rPr>
            </w:rPrChange>
          </w:rPr>
          <w:delText>, making evaluations exactly reproducible by run index.</w:delText>
        </w:r>
      </w:del>
      <w:ins w:id="1201" w:author="Author" w:date="2026-05-20T15:37:00Z" w16du:dateUtc="2026-05-20T07:37:00Z">
        <w:r w:rsidR="00DE54E1" w:rsidRPr="00F724C2">
          <w:rPr>
            <w:rFonts w:ascii="Times New Roman" w:hAnsi="Times New Roman"/>
            <w:rPrChange w:id="1202" w:author="Author" w:date="2026-05-20T18:58:00Z" w16du:dateUtc="2026-05-20T10:58:00Z">
              <w:rPr>
                <w:rFonts w:eastAsia="宋体"/>
                <w:lang w:eastAsia="zh-CN"/>
              </w:rPr>
            </w:rPrChange>
          </w:rPr>
          <w:t>Most transitions are deterministic given the player's action. Stochasticity enters the environment at six well-defined sampling points</w:t>
        </w:r>
      </w:ins>
      <w:ins w:id="1203" w:author="Author" w:date="2026-05-20T15:40:00Z" w16du:dateUtc="2026-05-20T07:40:00Z">
        <w:r w:rsidR="00336594" w:rsidRPr="00F724C2">
          <w:rPr>
            <w:rFonts w:ascii="Times New Roman" w:hAnsi="Times New Roman" w:hint="eastAsia"/>
            <w:rPrChange w:id="1204" w:author="Author" w:date="2026-05-20T18:58:00Z" w16du:dateUtc="2026-05-20T10:58:00Z">
              <w:rPr>
                <w:rFonts w:eastAsia="宋体" w:hint="eastAsia"/>
                <w:lang w:eastAsia="zh-CN"/>
              </w:rPr>
            </w:rPrChange>
          </w:rPr>
          <w:t>.</w:t>
        </w:r>
      </w:ins>
    </w:p>
    <w:p w14:paraId="73B5174A" w14:textId="24549131" w:rsidR="00336594" w:rsidRPr="0028278E" w:rsidRDefault="00336594" w:rsidP="0028278E">
      <w:pPr>
        <w:spacing w:after="0" w:line="300" w:lineRule="exact"/>
        <w:ind w:firstLine="284"/>
        <w:jc w:val="both"/>
        <w:rPr>
          <w:ins w:id="1205" w:author="Author" w:date="2026-05-20T15:41:00Z" w16du:dateUtc="2026-05-20T07:41:00Z"/>
          <w:rFonts w:ascii="Times New Roman" w:hAnsi="Times New Roman"/>
          <w:b/>
          <w:bCs/>
          <w:rPrChange w:id="1206" w:author="Author" w:date="2026-05-20T19:29:00Z" w16du:dateUtc="2026-05-20T11:29:00Z">
            <w:rPr>
              <w:ins w:id="1207" w:author="Author" w:date="2026-05-20T15:41:00Z" w16du:dateUtc="2026-05-20T07:41:00Z"/>
              <w:rFonts w:eastAsia="宋体"/>
              <w:lang w:eastAsia="zh-CN"/>
            </w:rPr>
          </w:rPrChange>
        </w:rPr>
        <w:pPrChange w:id="1208" w:author="Author" w:date="2026-05-20T19:29:00Z" w16du:dateUtc="2026-05-20T11:29:00Z">
          <w:pPr>
            <w:spacing w:after="120" w:line="280" w:lineRule="exact"/>
            <w:ind w:firstLine="283"/>
          </w:pPr>
        </w:pPrChange>
      </w:pPr>
      <w:ins w:id="1209" w:author="Author" w:date="2026-05-20T15:41:00Z" w16du:dateUtc="2026-05-20T07:41:00Z">
        <w:r w:rsidRPr="0028278E">
          <w:rPr>
            <w:rFonts w:ascii="Times New Roman" w:hAnsi="Times New Roman" w:hint="eastAsia"/>
            <w:b/>
            <w:bCs/>
            <w:rPrChange w:id="1210" w:author="Author" w:date="2026-05-20T19:29:00Z" w16du:dateUtc="2026-05-20T11:29:00Z">
              <w:rPr>
                <w:rFonts w:eastAsia="宋体" w:hint="eastAsia"/>
                <w:lang w:eastAsia="zh-CN"/>
              </w:rPr>
            </w:rPrChange>
          </w:rPr>
          <w:t>(1).</w:t>
        </w:r>
        <w:r w:rsidRPr="0028278E">
          <w:rPr>
            <w:rFonts w:ascii="Times New Roman" w:hAnsi="Times New Roman"/>
            <w:b/>
            <w:bCs/>
            <w:rPrChange w:id="1211" w:author="Author" w:date="2026-05-20T19:29:00Z" w16du:dateUtc="2026-05-20T11:29:00Z">
              <w:rPr/>
            </w:rPrChange>
          </w:rPr>
          <w:t xml:space="preserve"> </w:t>
        </w:r>
        <w:r w:rsidRPr="0028278E">
          <w:rPr>
            <w:rFonts w:ascii="Times New Roman" w:hAnsi="Times New Roman"/>
            <w:b/>
            <w:bCs/>
            <w:rPrChange w:id="1212" w:author="Author" w:date="2026-05-20T19:29:00Z" w16du:dateUtc="2026-05-20T11:29:00Z">
              <w:rPr>
                <w:rFonts w:eastAsia="宋体"/>
                <w:lang w:eastAsia="zh-CN"/>
              </w:rPr>
            </w:rPrChange>
          </w:rPr>
          <w:t>Enemy sampling at floor entry</w:t>
        </w:r>
      </w:ins>
    </w:p>
    <w:p w14:paraId="78E3F3C2" w14:textId="09FFFEC5" w:rsidR="00336594" w:rsidRPr="00F724C2" w:rsidRDefault="00336594" w:rsidP="0028278E">
      <w:pPr>
        <w:spacing w:after="0" w:line="300" w:lineRule="exact"/>
        <w:ind w:firstLine="284"/>
        <w:jc w:val="both"/>
        <w:rPr>
          <w:ins w:id="1213" w:author="Author" w:date="2026-05-20T15:44:00Z" w16du:dateUtc="2026-05-20T07:44:00Z"/>
          <w:rFonts w:ascii="Times New Roman" w:hAnsi="Times New Roman"/>
          <w:rPrChange w:id="1214" w:author="Author" w:date="2026-05-20T18:58:00Z" w16du:dateUtc="2026-05-20T10:58:00Z">
            <w:rPr>
              <w:ins w:id="1215" w:author="Author" w:date="2026-05-20T15:44:00Z" w16du:dateUtc="2026-05-20T07:44:00Z"/>
              <w:rFonts w:eastAsia="宋体"/>
              <w:lang w:eastAsia="zh-CN"/>
            </w:rPr>
          </w:rPrChange>
        </w:rPr>
        <w:pPrChange w:id="1216" w:author="Author" w:date="2026-05-20T19:29:00Z" w16du:dateUtc="2026-05-20T11:29:00Z">
          <w:pPr>
            <w:spacing w:after="120" w:line="280" w:lineRule="exact"/>
            <w:ind w:firstLine="283"/>
          </w:pPr>
        </w:pPrChange>
      </w:pPr>
      <w:ins w:id="1217" w:author="Author" w:date="2026-05-20T15:44:00Z">
        <w:r w:rsidRPr="00F724C2">
          <w:rPr>
            <w:rFonts w:ascii="Times New Roman" w:hAnsi="Times New Roman"/>
            <w:rPrChange w:id="1218" w:author="Author" w:date="2026-05-20T18:58:00Z" w16du:dateUtc="2026-05-20T10:58:00Z">
              <w:rPr>
                <w:rFonts w:eastAsia="宋体"/>
                <w:lang w:eastAsia="zh-CN"/>
              </w:rPr>
            </w:rPrChange>
          </w:rPr>
          <w:t>At the start of each floor, one enemy is drawn uniformly at random from the stage-specific pool</w:t>
        </w:r>
      </w:ins>
      <w:ins w:id="1219" w:author="Author" w:date="2026-05-20T15:44:00Z" w16du:dateUtc="2026-05-20T07:44:00Z">
        <w:r w:rsidRPr="00F724C2">
          <w:rPr>
            <w:rFonts w:ascii="Times New Roman" w:hAnsi="Times New Roman" w:hint="eastAsia"/>
            <w:rPrChange w:id="1220" w:author="Author" w:date="2026-05-20T18:58:00Z" w16du:dateUtc="2026-05-20T10:58:00Z">
              <w:rPr>
                <w:rFonts w:eastAsia="宋体" w:hint="eastAsia"/>
                <w:lang w:eastAsia="zh-CN"/>
              </w:rPr>
            </w:rPrChange>
          </w:rPr>
          <w:t>, shown as Table 1.</w:t>
        </w:r>
      </w:ins>
    </w:p>
    <w:p w14:paraId="7935AE36" w14:textId="217157E1" w:rsidR="00336594" w:rsidRPr="0028278E" w:rsidRDefault="00336594" w:rsidP="0028278E">
      <w:pPr>
        <w:spacing w:after="0" w:line="300" w:lineRule="exact"/>
        <w:ind w:firstLine="284"/>
        <w:jc w:val="both"/>
        <w:rPr>
          <w:ins w:id="1221" w:author="Author" w:date="2026-05-20T15:45:00Z" w16du:dateUtc="2026-05-20T07:45:00Z"/>
          <w:rFonts w:ascii="Times New Roman" w:hAnsi="Times New Roman" w:hint="eastAsia"/>
          <w:b/>
          <w:bCs/>
          <w:rPrChange w:id="1222" w:author="Author" w:date="2026-05-20T19:29:00Z" w16du:dateUtc="2026-05-20T11:29:00Z">
            <w:rPr>
              <w:ins w:id="1223" w:author="Author" w:date="2026-05-20T15:45:00Z" w16du:dateUtc="2026-05-20T07:45:00Z"/>
              <w:rFonts w:eastAsia="宋体"/>
              <w:lang w:eastAsia="zh-CN"/>
            </w:rPr>
          </w:rPrChange>
        </w:rPr>
        <w:pPrChange w:id="1224" w:author="Author" w:date="2026-05-20T19:29:00Z" w16du:dateUtc="2026-05-20T11:29:00Z">
          <w:pPr>
            <w:spacing w:after="120" w:line="280" w:lineRule="exact"/>
            <w:ind w:firstLine="283"/>
          </w:pPr>
        </w:pPrChange>
      </w:pPr>
      <w:ins w:id="1225" w:author="Author" w:date="2026-05-20T15:44:00Z" w16du:dateUtc="2026-05-20T07:44:00Z">
        <w:r w:rsidRPr="0028278E">
          <w:rPr>
            <w:rFonts w:ascii="Times New Roman" w:hAnsi="Times New Roman" w:hint="eastAsia"/>
            <w:b/>
            <w:bCs/>
            <w:rPrChange w:id="1226" w:author="Author" w:date="2026-05-20T19:29:00Z" w16du:dateUtc="2026-05-20T11:29:00Z">
              <w:rPr>
                <w:rFonts w:eastAsia="宋体" w:hint="eastAsia"/>
                <w:lang w:eastAsia="zh-CN"/>
              </w:rPr>
            </w:rPrChange>
          </w:rPr>
          <w:t>(2)</w:t>
        </w:r>
      </w:ins>
      <w:ins w:id="1227" w:author="Author" w:date="2026-05-20T15:52:00Z" w16du:dateUtc="2026-05-20T07:52:00Z">
        <w:r w:rsidR="007C35EB" w:rsidRPr="0028278E">
          <w:rPr>
            <w:rFonts w:ascii="Times New Roman" w:hAnsi="Times New Roman" w:hint="eastAsia"/>
            <w:b/>
            <w:bCs/>
            <w:rPrChange w:id="1228" w:author="Author" w:date="2026-05-20T19:29:00Z" w16du:dateUtc="2026-05-20T11:29:00Z">
              <w:rPr>
                <w:rFonts w:eastAsia="宋体" w:hint="eastAsia"/>
                <w:lang w:eastAsia="zh-CN"/>
              </w:rPr>
            </w:rPrChange>
          </w:rPr>
          <w:t>.</w:t>
        </w:r>
      </w:ins>
      <w:ins w:id="1229" w:author="Author" w:date="2026-05-20T15:45:00Z" w16du:dateUtc="2026-05-20T07:45:00Z">
        <w:r w:rsidRPr="0028278E">
          <w:rPr>
            <w:rFonts w:ascii="Times New Roman" w:hAnsi="Times New Roman"/>
            <w:b/>
            <w:bCs/>
            <w:rPrChange w:id="1230" w:author="Author" w:date="2026-05-20T19:29:00Z" w16du:dateUtc="2026-05-20T11:29:00Z">
              <w:rPr/>
            </w:rPrChange>
          </w:rPr>
          <w:t xml:space="preserve"> </w:t>
        </w:r>
      </w:ins>
      <w:ins w:id="1231" w:author="Author" w:date="2026-05-20T15:45:00Z">
        <w:r w:rsidRPr="0028278E">
          <w:rPr>
            <w:rFonts w:ascii="Times New Roman" w:hAnsi="Times New Roman"/>
            <w:b/>
            <w:bCs/>
            <w:rPrChange w:id="1232" w:author="Author" w:date="2026-05-20T19:29:00Z" w16du:dateUtc="2026-05-20T11:29:00Z">
              <w:rPr/>
            </w:rPrChange>
          </w:rPr>
          <w:t>Rule selection at floor entry</w:t>
        </w:r>
      </w:ins>
    </w:p>
    <w:p w14:paraId="17EDC41C" w14:textId="10AB3965" w:rsidR="00336594" w:rsidRPr="00F724C2" w:rsidRDefault="00336594" w:rsidP="0028278E">
      <w:pPr>
        <w:spacing w:after="0" w:line="300" w:lineRule="exact"/>
        <w:ind w:firstLine="284"/>
        <w:jc w:val="both"/>
        <w:rPr>
          <w:ins w:id="1233" w:author="Author" w:date="2026-05-20T15:45:00Z" w16du:dateUtc="2026-05-20T07:45:00Z"/>
          <w:rFonts w:ascii="Times New Roman" w:hAnsi="Times New Roman"/>
          <w:rPrChange w:id="1234" w:author="Author" w:date="2026-05-20T18:58:00Z" w16du:dateUtc="2026-05-20T10:58:00Z">
            <w:rPr>
              <w:ins w:id="1235" w:author="Author" w:date="2026-05-20T15:45:00Z" w16du:dateUtc="2026-05-20T07:45:00Z"/>
              <w:rFonts w:eastAsia="宋体"/>
              <w:lang w:eastAsia="zh-CN"/>
            </w:rPr>
          </w:rPrChange>
        </w:rPr>
        <w:pPrChange w:id="1236" w:author="Author" w:date="2026-05-20T19:29:00Z" w16du:dateUtc="2026-05-20T11:29:00Z">
          <w:pPr>
            <w:spacing w:after="120" w:line="280" w:lineRule="exact"/>
            <w:ind w:firstLine="283"/>
          </w:pPr>
        </w:pPrChange>
      </w:pPr>
      <w:ins w:id="1237" w:author="Author" w:date="2026-05-20T15:45:00Z">
        <w:r w:rsidRPr="00F724C2">
          <w:rPr>
            <w:rFonts w:ascii="Times New Roman" w:hAnsi="Times New Roman"/>
            <w:rPrChange w:id="1238" w:author="Author" w:date="2026-05-20T18:58:00Z" w16du:dateUtc="2026-05-20T10:58:00Z">
              <w:rPr>
                <w:rFonts w:eastAsia="宋体"/>
                <w:lang w:eastAsia="zh-CN"/>
              </w:rPr>
            </w:rPrChange>
          </w:rPr>
          <w:t>One rule modifier is sampled uniformly at random from the pool of five rules and remains active for the entire floor.</w:t>
        </w:r>
      </w:ins>
    </w:p>
    <w:p w14:paraId="28787D77" w14:textId="60B47C54" w:rsidR="00336594" w:rsidRPr="0028278E" w:rsidRDefault="00336594" w:rsidP="0028278E">
      <w:pPr>
        <w:spacing w:after="0" w:line="300" w:lineRule="exact"/>
        <w:ind w:firstLine="284"/>
        <w:jc w:val="both"/>
        <w:rPr>
          <w:ins w:id="1239" w:author="Author" w:date="2026-05-20T15:46:00Z" w16du:dateUtc="2026-05-20T07:46:00Z"/>
          <w:rFonts w:ascii="Times New Roman" w:hAnsi="Times New Roman"/>
          <w:b/>
          <w:bCs/>
          <w:rPrChange w:id="1240" w:author="Author" w:date="2026-05-20T19:29:00Z" w16du:dateUtc="2026-05-20T11:29:00Z">
            <w:rPr>
              <w:ins w:id="1241" w:author="Author" w:date="2026-05-20T15:46:00Z" w16du:dateUtc="2026-05-20T07:46:00Z"/>
              <w:rFonts w:eastAsia="宋体"/>
              <w:lang w:eastAsia="zh-CN"/>
            </w:rPr>
          </w:rPrChange>
        </w:rPr>
        <w:pPrChange w:id="1242" w:author="Author" w:date="2026-05-20T19:29:00Z" w16du:dateUtc="2026-05-20T11:29:00Z">
          <w:pPr>
            <w:spacing w:after="120" w:line="280" w:lineRule="exact"/>
            <w:ind w:firstLine="283"/>
          </w:pPr>
        </w:pPrChange>
      </w:pPr>
      <w:ins w:id="1243" w:author="Author" w:date="2026-05-20T15:45:00Z" w16du:dateUtc="2026-05-20T07:45:00Z">
        <w:r w:rsidRPr="0028278E">
          <w:rPr>
            <w:rFonts w:ascii="Times New Roman" w:hAnsi="Times New Roman" w:hint="eastAsia"/>
            <w:b/>
            <w:bCs/>
            <w:rPrChange w:id="1244" w:author="Author" w:date="2026-05-20T19:29:00Z" w16du:dateUtc="2026-05-20T11:29:00Z">
              <w:rPr>
                <w:rFonts w:eastAsia="宋体" w:hint="eastAsia"/>
                <w:lang w:eastAsia="zh-CN"/>
              </w:rPr>
            </w:rPrChange>
          </w:rPr>
          <w:t>(3)</w:t>
        </w:r>
      </w:ins>
      <w:ins w:id="1245" w:author="Author" w:date="2026-05-20T15:53:00Z" w16du:dateUtc="2026-05-20T07:53:00Z">
        <w:r w:rsidR="007C35EB" w:rsidRPr="0028278E">
          <w:rPr>
            <w:rFonts w:ascii="Times New Roman" w:hAnsi="Times New Roman" w:hint="eastAsia"/>
            <w:b/>
            <w:bCs/>
            <w:rPrChange w:id="1246" w:author="Author" w:date="2026-05-20T19:29:00Z" w16du:dateUtc="2026-05-20T11:29:00Z">
              <w:rPr>
                <w:rFonts w:eastAsia="宋体" w:hint="eastAsia"/>
                <w:lang w:eastAsia="zh-CN"/>
              </w:rPr>
            </w:rPrChange>
          </w:rPr>
          <w:t>.</w:t>
        </w:r>
      </w:ins>
      <w:ins w:id="1247" w:author="Author" w:date="2026-05-20T15:46:00Z" w16du:dateUtc="2026-05-20T07:46:00Z">
        <w:r w:rsidRPr="0028278E">
          <w:rPr>
            <w:rFonts w:ascii="Times New Roman" w:hAnsi="Times New Roman"/>
            <w:b/>
            <w:bCs/>
            <w:rPrChange w:id="1248" w:author="Author" w:date="2026-05-20T19:29:00Z" w16du:dateUtc="2026-05-20T11:29:00Z">
              <w:rPr/>
            </w:rPrChange>
          </w:rPr>
          <w:t xml:space="preserve"> </w:t>
        </w:r>
      </w:ins>
      <w:ins w:id="1249" w:author="Author" w:date="2026-05-20T15:46:00Z">
        <w:r w:rsidRPr="0028278E">
          <w:rPr>
            <w:rFonts w:ascii="Times New Roman" w:hAnsi="Times New Roman"/>
            <w:b/>
            <w:bCs/>
            <w:rPrChange w:id="1250" w:author="Author" w:date="2026-05-20T19:29:00Z" w16du:dateUtc="2026-05-20T11:29:00Z">
              <w:rPr>
                <w:rFonts w:eastAsia="宋体"/>
                <w:lang w:eastAsia="zh-CN"/>
              </w:rPr>
            </w:rPrChange>
          </w:rPr>
          <w:t>Enemy intent generation.</w:t>
        </w:r>
      </w:ins>
    </w:p>
    <w:p w14:paraId="1645AA6B" w14:textId="19006E90" w:rsidR="00336594" w:rsidRPr="00F724C2" w:rsidRDefault="00336594" w:rsidP="0028278E">
      <w:pPr>
        <w:spacing w:after="0" w:line="300" w:lineRule="exact"/>
        <w:ind w:firstLine="284"/>
        <w:jc w:val="both"/>
        <w:rPr>
          <w:ins w:id="1251" w:author="Author" w:date="2026-05-20T15:46:00Z" w16du:dateUtc="2026-05-20T07:46:00Z"/>
          <w:rFonts w:ascii="Times New Roman" w:hAnsi="Times New Roman" w:hint="eastAsia"/>
          <w:rPrChange w:id="1252" w:author="Author" w:date="2026-05-20T18:59:00Z" w16du:dateUtc="2026-05-20T10:59:00Z">
            <w:rPr>
              <w:ins w:id="1253" w:author="Author" w:date="2026-05-20T15:46:00Z" w16du:dateUtc="2026-05-20T07:46:00Z"/>
              <w:rFonts w:eastAsia="宋体"/>
              <w:lang w:eastAsia="zh-CN"/>
            </w:rPr>
          </w:rPrChange>
        </w:rPr>
        <w:pPrChange w:id="1254" w:author="Author" w:date="2026-05-20T19:29:00Z" w16du:dateUtc="2026-05-20T11:29:00Z">
          <w:pPr>
            <w:spacing w:after="120" w:line="280" w:lineRule="exact"/>
            <w:ind w:firstLine="283"/>
          </w:pPr>
        </w:pPrChange>
      </w:pPr>
      <w:ins w:id="1255" w:author="Author" w:date="2026-05-20T15:46:00Z">
        <w:r w:rsidRPr="00F724C2">
          <w:rPr>
            <w:rFonts w:ascii="Times New Roman" w:hAnsi="Times New Roman"/>
            <w:rPrChange w:id="1256" w:author="Author" w:date="2026-05-20T18:59:00Z" w16du:dateUtc="2026-05-20T10:59:00Z">
              <w:rPr>
                <w:rFonts w:eastAsia="宋体"/>
                <w:lang w:eastAsia="zh-CN"/>
              </w:rPr>
            </w:rPrChange>
          </w:rPr>
          <w:t xml:space="preserve">At the end of each enemy turn, the enemy's next intent is sampled from a weighted categorical distribution defined per enemy. The weights are </w:t>
        </w:r>
        <w:proofErr w:type="spellStart"/>
        <w:r w:rsidRPr="00F724C2">
          <w:rPr>
            <w:rFonts w:ascii="Times New Roman" w:hAnsi="Times New Roman"/>
            <w:rPrChange w:id="1257" w:author="Author" w:date="2026-05-20T18:59:00Z" w16du:dateUtc="2026-05-20T10:59:00Z">
              <w:rPr>
                <w:rFonts w:eastAsia="宋体"/>
                <w:lang w:eastAsia="zh-CN"/>
              </w:rPr>
            </w:rPrChange>
          </w:rPr>
          <w:t>renormalised</w:t>
        </w:r>
        <w:proofErr w:type="spellEnd"/>
        <w:r w:rsidRPr="00F724C2">
          <w:rPr>
            <w:rFonts w:ascii="Times New Roman" w:hAnsi="Times New Roman"/>
            <w:rPrChange w:id="1258" w:author="Author" w:date="2026-05-20T18:59:00Z" w16du:dateUtc="2026-05-20T10:59:00Z">
              <w:rPr>
                <w:rFonts w:eastAsia="宋体"/>
                <w:lang w:eastAsia="zh-CN"/>
              </w:rPr>
            </w:rPrChange>
          </w:rPr>
          <w:t xml:space="preserve"> at each step to exclude any big-attack intent whose cooldown has not yet expired. The full intent distributions are as</w:t>
        </w:r>
      </w:ins>
      <w:ins w:id="1259" w:author="Author" w:date="2026-05-20T15:46:00Z" w16du:dateUtc="2026-05-20T07:46:00Z">
        <w:r w:rsidRPr="00F724C2">
          <w:rPr>
            <w:rFonts w:ascii="Times New Roman" w:hAnsi="Times New Roman" w:hint="eastAsia"/>
            <w:rPrChange w:id="1260" w:author="Author" w:date="2026-05-20T18:59:00Z" w16du:dateUtc="2026-05-20T10:59:00Z">
              <w:rPr>
                <w:rFonts w:eastAsia="宋体" w:hint="eastAsia"/>
                <w:lang w:eastAsia="zh-CN"/>
              </w:rPr>
            </w:rPrChange>
          </w:rPr>
          <w:t xml:space="preserve"> Table </w:t>
        </w:r>
      </w:ins>
      <w:ins w:id="1261" w:author="Author" w:date="2026-05-20T19:50:00Z" w16du:dateUtc="2026-05-20T11:50:00Z">
        <w:r w:rsidR="00F22048">
          <w:rPr>
            <w:rFonts w:ascii="Times New Roman" w:eastAsia="宋体" w:hAnsi="Times New Roman" w:hint="eastAsia"/>
            <w:lang w:eastAsia="zh-CN"/>
          </w:rPr>
          <w:t>6</w:t>
        </w:r>
      </w:ins>
      <w:ins w:id="1262" w:author="Author" w:date="2026-05-20T15:50:00Z" w16du:dateUtc="2026-05-20T07:50:00Z">
        <w:r w:rsidR="007C35EB" w:rsidRPr="00F724C2">
          <w:rPr>
            <w:rFonts w:ascii="Times New Roman" w:hAnsi="Times New Roman" w:hint="eastAsia"/>
            <w:rPrChange w:id="1263" w:author="Author" w:date="2026-05-20T18:59:00Z" w16du:dateUtc="2026-05-20T10:59:00Z">
              <w:rPr>
                <w:rFonts w:eastAsia="宋体" w:hint="eastAsia"/>
                <w:lang w:eastAsia="zh-CN"/>
              </w:rPr>
            </w:rPrChange>
          </w:rPr>
          <w:t>.</w:t>
        </w:r>
      </w:ins>
    </w:p>
    <w:p w14:paraId="2F18E32B" w14:textId="60B170D0" w:rsidR="00F22048" w:rsidRPr="00F22048" w:rsidRDefault="00F22048" w:rsidP="00F22048">
      <w:pPr>
        <w:spacing w:before="200" w:after="40"/>
        <w:rPr>
          <w:ins w:id="1264" w:author="Author" w:date="2026-05-20T19:50:00Z" w16du:dateUtc="2026-05-20T11:50:00Z"/>
          <w:rFonts w:asciiTheme="majorHAnsi" w:hAnsiTheme="majorHAnsi" w:cstheme="majorHAnsi" w:hint="eastAsia"/>
          <w:bCs/>
          <w:sz w:val="20"/>
          <w:szCs w:val="20"/>
          <w:rPrChange w:id="1265" w:author="Author" w:date="2026-05-20T19:52:00Z" w16du:dateUtc="2026-05-20T11:52:00Z">
            <w:rPr>
              <w:ins w:id="1266" w:author="Author" w:date="2026-05-20T19:50:00Z" w16du:dateUtc="2026-05-20T11:50:00Z"/>
            </w:rPr>
          </w:rPrChange>
        </w:rPr>
        <w:pPrChange w:id="1267" w:author="Author" w:date="2026-05-20T19:52:00Z" w16du:dateUtc="2026-05-20T11:52:00Z">
          <w:pPr/>
        </w:pPrChange>
      </w:pPr>
      <w:ins w:id="1268" w:author="Author" w:date="2026-05-20T19:50:00Z" w16du:dateUtc="2026-05-20T11:50:00Z">
        <w:r w:rsidRPr="00F22048">
          <w:rPr>
            <w:rFonts w:asciiTheme="majorHAnsi" w:hAnsiTheme="majorHAnsi" w:cstheme="majorHAnsi"/>
            <w:bCs/>
            <w:sz w:val="20"/>
            <w:szCs w:val="20"/>
            <w:rPrChange w:id="1269" w:author="Author" w:date="2026-05-20T19:52:00Z" w16du:dateUtc="2026-05-20T11:52:00Z">
              <w:rPr/>
            </w:rPrChange>
          </w:rPr>
          <w:t xml:space="preserve">Table </w:t>
        </w:r>
        <w:r w:rsidRPr="00F22048">
          <w:rPr>
            <w:rFonts w:asciiTheme="majorHAnsi" w:hAnsiTheme="majorHAnsi" w:cstheme="majorHAnsi"/>
            <w:bCs/>
            <w:sz w:val="20"/>
            <w:szCs w:val="20"/>
            <w:rPrChange w:id="1270" w:author="Author" w:date="2026-05-20T19:52:00Z" w16du:dateUtc="2026-05-20T11:52:00Z">
              <w:rPr/>
            </w:rPrChange>
          </w:rPr>
          <w:fldChar w:fldCharType="begin"/>
        </w:r>
        <w:r w:rsidRPr="00F22048">
          <w:rPr>
            <w:rFonts w:asciiTheme="majorHAnsi" w:hAnsiTheme="majorHAnsi" w:cstheme="majorHAnsi"/>
            <w:bCs/>
            <w:sz w:val="20"/>
            <w:szCs w:val="20"/>
            <w:rPrChange w:id="1271" w:author="Author" w:date="2026-05-20T19:52:00Z" w16du:dateUtc="2026-05-20T11:52:00Z">
              <w:rPr/>
            </w:rPrChange>
          </w:rPr>
          <w:instrText xml:space="preserve"> SEQ Table \* ARABIC </w:instrText>
        </w:r>
      </w:ins>
      <w:r w:rsidRPr="00F22048">
        <w:rPr>
          <w:rFonts w:asciiTheme="majorHAnsi" w:hAnsiTheme="majorHAnsi" w:cstheme="majorHAnsi"/>
          <w:bCs/>
          <w:sz w:val="20"/>
          <w:szCs w:val="20"/>
          <w:rPrChange w:id="1272" w:author="Author" w:date="2026-05-20T19:52:00Z" w16du:dateUtc="2026-05-20T11:52:00Z">
            <w:rPr/>
          </w:rPrChange>
        </w:rPr>
        <w:fldChar w:fldCharType="separate"/>
      </w:r>
      <w:ins w:id="1273" w:author="Author" w:date="2026-05-20T19:51:00Z" w16du:dateUtc="2026-05-20T11:51:00Z">
        <w:r w:rsidRPr="00F22048">
          <w:rPr>
            <w:rFonts w:asciiTheme="majorHAnsi" w:hAnsiTheme="majorHAnsi" w:cstheme="majorHAnsi"/>
            <w:bCs/>
            <w:sz w:val="20"/>
            <w:szCs w:val="20"/>
            <w:rPrChange w:id="1274" w:author="Author" w:date="2026-05-20T19:52:00Z" w16du:dateUtc="2026-05-20T11:52:00Z">
              <w:rPr>
                <w:noProof/>
              </w:rPr>
            </w:rPrChange>
          </w:rPr>
          <w:t>6</w:t>
        </w:r>
      </w:ins>
      <w:ins w:id="1275" w:author="Author" w:date="2026-05-20T19:50:00Z" w16du:dateUtc="2026-05-20T11:50:00Z">
        <w:r w:rsidRPr="00F22048">
          <w:rPr>
            <w:rFonts w:asciiTheme="majorHAnsi" w:hAnsiTheme="majorHAnsi" w:cstheme="majorHAnsi"/>
            <w:bCs/>
            <w:sz w:val="20"/>
            <w:szCs w:val="20"/>
            <w:rPrChange w:id="1276" w:author="Author" w:date="2026-05-20T19:52:00Z" w16du:dateUtc="2026-05-20T11:52:00Z">
              <w:rPr/>
            </w:rPrChange>
          </w:rPr>
          <w:fldChar w:fldCharType="end"/>
        </w:r>
        <w:r w:rsidRPr="00F22048">
          <w:rPr>
            <w:rFonts w:asciiTheme="majorHAnsi" w:hAnsiTheme="majorHAnsi" w:cstheme="majorHAnsi" w:hint="eastAsia"/>
            <w:bCs/>
            <w:sz w:val="20"/>
            <w:szCs w:val="20"/>
            <w:rPrChange w:id="1277" w:author="Author" w:date="2026-05-20T19:52:00Z" w16du:dateUtc="2026-05-20T11:52:00Z">
              <w:rPr>
                <w:rFonts w:eastAsia="宋体" w:hint="eastAsia"/>
                <w:lang w:eastAsia="zh-CN"/>
              </w:rPr>
            </w:rPrChange>
          </w:rPr>
          <w:t xml:space="preserve">.  </w:t>
        </w:r>
        <w:r w:rsidRPr="00F22048">
          <w:rPr>
            <w:rFonts w:asciiTheme="majorHAnsi" w:hAnsiTheme="majorHAnsi" w:cstheme="majorHAnsi"/>
            <w:bCs/>
            <w:sz w:val="20"/>
            <w:szCs w:val="20"/>
            <w:rPrChange w:id="1278" w:author="Author" w:date="2026-05-20T19:52:00Z" w16du:dateUtc="2026-05-20T11:52:00Z">
              <w:rPr>
                <w:rFonts w:ascii="Times New Roman" w:hAnsi="Times New Roman"/>
                <w:b/>
                <w:bCs/>
              </w:rPr>
            </w:rPrChange>
          </w:rPr>
          <w:t>Enemy intent</w:t>
        </w:r>
        <w:r w:rsidRPr="00F22048">
          <w:rPr>
            <w:rFonts w:asciiTheme="majorHAnsi" w:hAnsiTheme="majorHAnsi" w:cstheme="majorHAnsi" w:hint="eastAsia"/>
            <w:bCs/>
            <w:sz w:val="20"/>
            <w:szCs w:val="20"/>
            <w:rPrChange w:id="1279" w:author="Author" w:date="2026-05-20T19:52:00Z" w16du:dateUtc="2026-05-20T11:52:00Z">
              <w:rPr>
                <w:rFonts w:ascii="Times New Roman" w:eastAsia="宋体" w:hAnsi="Times New Roman" w:hint="eastAsia"/>
                <w:lang w:eastAsia="zh-CN"/>
              </w:rPr>
            </w:rPrChange>
          </w:rPr>
          <w:t xml:space="preserve"> </w:t>
        </w:r>
        <w:r w:rsidRPr="00F22048">
          <w:rPr>
            <w:rFonts w:asciiTheme="majorHAnsi" w:hAnsiTheme="majorHAnsi" w:cstheme="majorHAnsi"/>
            <w:bCs/>
            <w:sz w:val="20"/>
            <w:szCs w:val="20"/>
            <w:rPrChange w:id="1280" w:author="Author" w:date="2026-05-20T19:52:00Z" w16du:dateUtc="2026-05-20T11:52:00Z">
              <w:rPr>
                <w:rFonts w:ascii="Times New Roman" w:hAnsi="Times New Roman"/>
              </w:rPr>
            </w:rPrChange>
          </w:rPr>
          <w:t>distributions</w:t>
        </w:r>
      </w:ins>
    </w:p>
    <w:tbl>
      <w:tblPr>
        <w:tblStyle w:val="af4"/>
        <w:tblW w:w="0" w:type="auto"/>
        <w:tblLook w:val="04A0" w:firstRow="1" w:lastRow="0" w:firstColumn="1" w:lastColumn="0" w:noHBand="0" w:noVBand="1"/>
        <w:tblPrChange w:id="1281" w:author="Author" w:date="2026-05-20T15:51:00Z" w16du:dateUtc="2026-05-20T07:51:00Z">
          <w:tblPr>
            <w:tblStyle w:val="af4"/>
            <w:tblW w:w="0" w:type="auto"/>
            <w:tblLook w:val="04A0" w:firstRow="1" w:lastRow="0" w:firstColumn="1" w:lastColumn="0" w:noHBand="0" w:noVBand="1"/>
          </w:tblPr>
        </w:tblPrChange>
      </w:tblPr>
      <w:tblGrid>
        <w:gridCol w:w="1696"/>
        <w:gridCol w:w="4536"/>
        <w:gridCol w:w="2262"/>
        <w:tblGridChange w:id="1282">
          <w:tblGrid>
            <w:gridCol w:w="1069"/>
            <w:gridCol w:w="347"/>
            <w:gridCol w:w="280"/>
            <w:gridCol w:w="3326"/>
            <w:gridCol w:w="1210"/>
            <w:gridCol w:w="2262"/>
            <w:gridCol w:w="7078"/>
          </w:tblGrid>
        </w:tblGridChange>
      </w:tblGrid>
      <w:tr w:rsidR="00336594" w14:paraId="337554E6" w14:textId="1ECC1F7E" w:rsidTr="007C35EB">
        <w:trPr>
          <w:ins w:id="1283" w:author="Author" w:date="2026-05-20T15:47:00Z" w16du:dateUtc="2026-05-20T07:47:00Z"/>
        </w:trPr>
        <w:tc>
          <w:tcPr>
            <w:tcW w:w="1696" w:type="dxa"/>
            <w:shd w:val="clear" w:color="auto" w:fill="D6E4F0"/>
            <w:tcPrChange w:id="1284" w:author="Author" w:date="2026-05-20T15:51:00Z" w16du:dateUtc="2026-05-20T07:51:00Z">
              <w:tcPr>
                <w:tcW w:w="1417" w:type="dxa"/>
                <w:gridSpan w:val="2"/>
                <w:shd w:val="clear" w:color="auto" w:fill="D6E4F0"/>
              </w:tcPr>
            </w:tcPrChange>
          </w:tcPr>
          <w:p w14:paraId="14711D61" w14:textId="6E24FB54" w:rsidR="00336594" w:rsidRDefault="007C35EB" w:rsidP="00C43270">
            <w:pPr>
              <w:spacing w:after="0" w:line="240" w:lineRule="auto"/>
              <w:jc w:val="center"/>
              <w:rPr>
                <w:ins w:id="1285" w:author="Author" w:date="2026-05-20T15:47:00Z" w16du:dateUtc="2026-05-20T07:47:00Z"/>
              </w:rPr>
            </w:pPr>
            <w:ins w:id="1286" w:author="Author" w:date="2026-05-20T15:50:00Z" w16du:dateUtc="2026-05-20T07:50:00Z">
              <w:r w:rsidRPr="007C35EB">
                <w:rPr>
                  <w:rFonts w:ascii="Calibri" w:hAnsi="Calibri"/>
                  <w:b/>
                  <w:sz w:val="20"/>
                </w:rPr>
                <w:t>Enemy</w:t>
              </w:r>
            </w:ins>
          </w:p>
        </w:tc>
        <w:tc>
          <w:tcPr>
            <w:tcW w:w="4536" w:type="dxa"/>
            <w:shd w:val="clear" w:color="auto" w:fill="D6E4F0"/>
            <w:tcPrChange w:id="1287" w:author="Author" w:date="2026-05-20T15:51:00Z" w16du:dateUtc="2026-05-20T07:51:00Z">
              <w:tcPr>
                <w:tcW w:w="7087" w:type="dxa"/>
                <w:gridSpan w:val="4"/>
                <w:shd w:val="clear" w:color="auto" w:fill="D6E4F0"/>
              </w:tcPr>
            </w:tcPrChange>
          </w:tcPr>
          <w:p w14:paraId="5280D4EC" w14:textId="6C3B9226" w:rsidR="00336594" w:rsidRDefault="007C35EB" w:rsidP="00C43270">
            <w:pPr>
              <w:spacing w:after="0" w:line="240" w:lineRule="auto"/>
              <w:jc w:val="center"/>
              <w:rPr>
                <w:ins w:id="1288" w:author="Author" w:date="2026-05-20T15:47:00Z" w16du:dateUtc="2026-05-20T07:47:00Z"/>
              </w:rPr>
            </w:pPr>
            <w:ins w:id="1289" w:author="Author" w:date="2026-05-20T15:50:00Z" w16du:dateUtc="2026-05-20T07:50:00Z">
              <w:r w:rsidRPr="007C35EB">
                <w:rPr>
                  <w:rFonts w:ascii="Calibri" w:hAnsi="Calibri"/>
                  <w:b/>
                  <w:sz w:val="20"/>
                </w:rPr>
                <w:t>Intent</w:t>
              </w:r>
            </w:ins>
          </w:p>
        </w:tc>
        <w:tc>
          <w:tcPr>
            <w:tcW w:w="2262" w:type="dxa"/>
            <w:shd w:val="clear" w:color="auto" w:fill="D6E4F0"/>
            <w:tcPrChange w:id="1290" w:author="Author" w:date="2026-05-20T15:51:00Z" w16du:dateUtc="2026-05-20T07:51:00Z">
              <w:tcPr>
                <w:tcW w:w="7078" w:type="dxa"/>
                <w:shd w:val="clear" w:color="auto" w:fill="D6E4F0"/>
              </w:tcPr>
            </w:tcPrChange>
          </w:tcPr>
          <w:p w14:paraId="17E0E1D8" w14:textId="16FBF0C3" w:rsidR="00336594" w:rsidRDefault="007C35EB" w:rsidP="00C43270">
            <w:pPr>
              <w:spacing w:after="0" w:line="240" w:lineRule="auto"/>
              <w:jc w:val="center"/>
              <w:rPr>
                <w:ins w:id="1291" w:author="Author" w:date="2026-05-20T15:47:00Z" w16du:dateUtc="2026-05-20T07:47:00Z"/>
                <w:rFonts w:ascii="Calibri" w:hAnsi="Calibri"/>
                <w:b/>
                <w:sz w:val="20"/>
              </w:rPr>
            </w:pPr>
            <w:ins w:id="1292" w:author="Author" w:date="2026-05-20T15:50:00Z" w16du:dateUtc="2026-05-20T07:50:00Z">
              <w:r w:rsidRPr="007C35EB">
                <w:rPr>
                  <w:rFonts w:ascii="Calibri" w:hAnsi="Calibri"/>
                  <w:b/>
                  <w:sz w:val="20"/>
                </w:rPr>
                <w:t>Weight</w:t>
              </w:r>
            </w:ins>
          </w:p>
        </w:tc>
      </w:tr>
      <w:tr w:rsidR="00336594" w14:paraId="46ED2202" w14:textId="2944D05F" w:rsidTr="007C35EB">
        <w:trPr>
          <w:ins w:id="1293" w:author="Author" w:date="2026-05-20T15:47:00Z" w16du:dateUtc="2026-05-20T07:47:00Z"/>
        </w:trPr>
        <w:tc>
          <w:tcPr>
            <w:tcW w:w="1696" w:type="dxa"/>
            <w:vAlign w:val="center"/>
            <w:tcPrChange w:id="1294" w:author="Author" w:date="2026-05-20T15:51:00Z" w16du:dateUtc="2026-05-20T07:51:00Z">
              <w:tcPr>
                <w:tcW w:w="1417" w:type="dxa"/>
                <w:gridSpan w:val="2"/>
              </w:tcPr>
            </w:tcPrChange>
          </w:tcPr>
          <w:p w14:paraId="3746DC5D" w14:textId="37227426" w:rsidR="00336594" w:rsidRPr="007C35EB" w:rsidRDefault="00336594" w:rsidP="007C35EB">
            <w:pPr>
              <w:spacing w:after="0" w:line="240" w:lineRule="auto"/>
              <w:jc w:val="center"/>
              <w:rPr>
                <w:ins w:id="1295" w:author="Author" w:date="2026-05-20T15:47:00Z" w16du:dateUtc="2026-05-20T07:47:00Z"/>
                <w:rFonts w:ascii="Calibri" w:hAnsi="Calibri"/>
                <w:sz w:val="20"/>
                <w:rPrChange w:id="1296" w:author="Author" w:date="2026-05-20T15:50:00Z" w16du:dateUtc="2026-05-20T07:50:00Z">
                  <w:rPr>
                    <w:ins w:id="1297" w:author="Author" w:date="2026-05-20T15:47:00Z" w16du:dateUtc="2026-05-20T07:47:00Z"/>
                  </w:rPr>
                </w:rPrChange>
              </w:rPr>
              <w:pPrChange w:id="1298" w:author="Author" w:date="2026-05-20T15:51:00Z" w16du:dateUtc="2026-05-20T07:51:00Z">
                <w:pPr>
                  <w:spacing w:after="0" w:line="240" w:lineRule="auto"/>
                </w:pPr>
              </w:pPrChange>
            </w:pPr>
            <w:ins w:id="1299" w:author="Author" w:date="2026-05-20T15:47:00Z" w16du:dateUtc="2026-05-20T07:47:00Z">
              <w:r w:rsidRPr="007C35EB">
                <w:rPr>
                  <w:rFonts w:ascii="Calibri" w:hAnsi="Calibri"/>
                  <w:sz w:val="20"/>
                  <w:rPrChange w:id="1300" w:author="Author" w:date="2026-05-20T15:50:00Z" w16du:dateUtc="2026-05-20T07:50:00Z">
                    <w:rPr/>
                  </w:rPrChange>
                </w:rPr>
                <w:t>Rusted Worm</w:t>
              </w:r>
            </w:ins>
          </w:p>
        </w:tc>
        <w:tc>
          <w:tcPr>
            <w:tcW w:w="4536" w:type="dxa"/>
            <w:vAlign w:val="center"/>
            <w:tcPrChange w:id="1301" w:author="Author" w:date="2026-05-20T15:51:00Z" w16du:dateUtc="2026-05-20T07:51:00Z">
              <w:tcPr>
                <w:tcW w:w="7087" w:type="dxa"/>
                <w:gridSpan w:val="4"/>
              </w:tcPr>
            </w:tcPrChange>
          </w:tcPr>
          <w:p w14:paraId="3480A956" w14:textId="13E6D04F" w:rsidR="00336594" w:rsidRPr="007C35EB" w:rsidRDefault="00336594" w:rsidP="007C35EB">
            <w:pPr>
              <w:spacing w:after="0" w:line="240" w:lineRule="auto"/>
              <w:jc w:val="center"/>
              <w:rPr>
                <w:ins w:id="1302" w:author="Author" w:date="2026-05-20T15:47:00Z" w16du:dateUtc="2026-05-20T07:47:00Z"/>
                <w:rFonts w:ascii="Calibri" w:hAnsi="Calibri"/>
                <w:sz w:val="20"/>
                <w:rPrChange w:id="1303" w:author="Author" w:date="2026-05-20T15:50:00Z" w16du:dateUtc="2026-05-20T07:50:00Z">
                  <w:rPr>
                    <w:ins w:id="1304" w:author="Author" w:date="2026-05-20T15:47:00Z" w16du:dateUtc="2026-05-20T07:47:00Z"/>
                  </w:rPr>
                </w:rPrChange>
              </w:rPr>
              <w:pPrChange w:id="1305" w:author="Author" w:date="2026-05-20T15:51:00Z" w16du:dateUtc="2026-05-20T07:51:00Z">
                <w:pPr>
                  <w:spacing w:after="0" w:line="240" w:lineRule="auto"/>
                </w:pPr>
              </w:pPrChange>
            </w:pPr>
            <w:ins w:id="1306" w:author="Author" w:date="2026-05-20T15:47:00Z" w16du:dateUtc="2026-05-20T07:47:00Z">
              <w:r w:rsidRPr="007C35EB">
                <w:rPr>
                  <w:rFonts w:ascii="Calibri" w:hAnsi="Calibri"/>
                  <w:sz w:val="20"/>
                  <w:rPrChange w:id="1307" w:author="Author" w:date="2026-05-20T15:50:00Z" w16du:dateUtc="2026-05-20T07:50:00Z">
                    <w:rPr/>
                  </w:rPrChange>
                </w:rPr>
                <w:t>Attack 5 / Attack 7 / Defend +4</w:t>
              </w:r>
            </w:ins>
          </w:p>
        </w:tc>
        <w:tc>
          <w:tcPr>
            <w:tcW w:w="2262" w:type="dxa"/>
            <w:vAlign w:val="center"/>
            <w:tcPrChange w:id="1308" w:author="Author" w:date="2026-05-20T15:51:00Z" w16du:dateUtc="2026-05-20T07:51:00Z">
              <w:tcPr>
                <w:tcW w:w="7078" w:type="dxa"/>
              </w:tcPr>
            </w:tcPrChange>
          </w:tcPr>
          <w:p w14:paraId="4FFA8921" w14:textId="3BE327C4" w:rsidR="00336594" w:rsidRDefault="00336594" w:rsidP="007C35EB">
            <w:pPr>
              <w:spacing w:after="0" w:line="240" w:lineRule="auto"/>
              <w:jc w:val="center"/>
              <w:rPr>
                <w:ins w:id="1309" w:author="Author" w:date="2026-05-20T15:47:00Z" w16du:dateUtc="2026-05-20T07:47:00Z"/>
                <w:rFonts w:ascii="Calibri" w:hAnsi="Calibri"/>
                <w:sz w:val="20"/>
              </w:rPr>
              <w:pPrChange w:id="1310" w:author="Author" w:date="2026-05-20T15:51:00Z" w16du:dateUtc="2026-05-20T07:51:00Z">
                <w:pPr>
                  <w:spacing w:after="0" w:line="240" w:lineRule="auto"/>
                </w:pPr>
              </w:pPrChange>
            </w:pPr>
            <w:ins w:id="1311" w:author="Author" w:date="2026-05-20T15:48:00Z" w16du:dateUtc="2026-05-20T07:48:00Z">
              <w:r w:rsidRPr="007C35EB">
                <w:rPr>
                  <w:rFonts w:ascii="Calibri" w:hAnsi="Calibri" w:hint="eastAsia"/>
                  <w:sz w:val="20"/>
                  <w:rPrChange w:id="1312" w:author="Author" w:date="2026-05-20T15:50:00Z" w16du:dateUtc="2026-05-20T07:50:00Z">
                    <w:rPr>
                      <w:rFonts w:eastAsia="宋体" w:hint="eastAsia"/>
                      <w:lang w:eastAsia="zh-CN"/>
                    </w:rPr>
                  </w:rPrChange>
                </w:rPr>
                <w:t>0</w:t>
              </w:r>
            </w:ins>
            <w:ins w:id="1313" w:author="Author" w:date="2026-05-20T15:47:00Z" w16du:dateUtc="2026-05-20T07:47:00Z">
              <w:r w:rsidRPr="007C35EB">
                <w:rPr>
                  <w:rFonts w:ascii="Calibri" w:hAnsi="Calibri"/>
                  <w:sz w:val="20"/>
                  <w:rPrChange w:id="1314" w:author="Author" w:date="2026-05-20T15:50:00Z" w16du:dateUtc="2026-05-20T07:50:00Z">
                    <w:rPr/>
                  </w:rPrChange>
                </w:rPr>
                <w:t>.50 / 0.30 / 0.20</w:t>
              </w:r>
            </w:ins>
          </w:p>
        </w:tc>
      </w:tr>
      <w:tr w:rsidR="00336594" w14:paraId="0B71FDD0" w14:textId="596B8ECE" w:rsidTr="007C35EB">
        <w:trPr>
          <w:ins w:id="1315" w:author="Author" w:date="2026-05-20T15:47:00Z" w16du:dateUtc="2026-05-20T07:47:00Z"/>
        </w:trPr>
        <w:tc>
          <w:tcPr>
            <w:tcW w:w="1696" w:type="dxa"/>
            <w:vAlign w:val="center"/>
            <w:tcPrChange w:id="1316" w:author="Author" w:date="2026-05-20T15:51:00Z" w16du:dateUtc="2026-05-20T07:51:00Z">
              <w:tcPr>
                <w:tcW w:w="1417" w:type="dxa"/>
                <w:gridSpan w:val="2"/>
              </w:tcPr>
            </w:tcPrChange>
          </w:tcPr>
          <w:p w14:paraId="123E716F" w14:textId="4556F498" w:rsidR="00336594" w:rsidRDefault="007C35EB" w:rsidP="007C35EB">
            <w:pPr>
              <w:spacing w:after="0" w:line="240" w:lineRule="auto"/>
              <w:jc w:val="center"/>
              <w:rPr>
                <w:ins w:id="1317" w:author="Author" w:date="2026-05-20T15:47:00Z" w16du:dateUtc="2026-05-20T07:47:00Z"/>
              </w:rPr>
              <w:pPrChange w:id="1318" w:author="Author" w:date="2026-05-20T15:51:00Z" w16du:dateUtc="2026-05-20T07:51:00Z">
                <w:pPr>
                  <w:spacing w:after="0" w:line="240" w:lineRule="auto"/>
                </w:pPr>
              </w:pPrChange>
            </w:pPr>
            <w:ins w:id="1319" w:author="Author" w:date="2026-05-20T15:48:00Z" w16du:dateUtc="2026-05-20T07:48:00Z">
              <w:r w:rsidRPr="007C35EB">
                <w:rPr>
                  <w:rFonts w:ascii="Calibri" w:hAnsi="Calibri"/>
                  <w:sz w:val="20"/>
                </w:rPr>
                <w:t>Scavenger</w:t>
              </w:r>
            </w:ins>
          </w:p>
        </w:tc>
        <w:tc>
          <w:tcPr>
            <w:tcW w:w="4536" w:type="dxa"/>
            <w:vAlign w:val="center"/>
            <w:tcPrChange w:id="1320" w:author="Author" w:date="2026-05-20T15:51:00Z" w16du:dateUtc="2026-05-20T07:51:00Z">
              <w:tcPr>
                <w:tcW w:w="7087" w:type="dxa"/>
                <w:gridSpan w:val="4"/>
              </w:tcPr>
            </w:tcPrChange>
          </w:tcPr>
          <w:p w14:paraId="0092667A" w14:textId="1CDCC206" w:rsidR="00336594" w:rsidRDefault="007C35EB" w:rsidP="007C35EB">
            <w:pPr>
              <w:spacing w:after="0" w:line="240" w:lineRule="auto"/>
              <w:jc w:val="center"/>
              <w:rPr>
                <w:ins w:id="1321" w:author="Author" w:date="2026-05-20T15:47:00Z" w16du:dateUtc="2026-05-20T07:47:00Z"/>
              </w:rPr>
              <w:pPrChange w:id="1322" w:author="Author" w:date="2026-05-20T15:51:00Z" w16du:dateUtc="2026-05-20T07:51:00Z">
                <w:pPr>
                  <w:spacing w:after="0" w:line="240" w:lineRule="auto"/>
                </w:pPr>
              </w:pPrChange>
            </w:pPr>
            <w:ins w:id="1323" w:author="Author" w:date="2026-05-20T15:48:00Z">
              <w:r w:rsidRPr="007C35EB">
                <w:rPr>
                  <w:rFonts w:ascii="Calibri" w:hAnsi="Calibri"/>
                  <w:sz w:val="20"/>
                </w:rPr>
                <w:t xml:space="preserve">Attack 6 / </w:t>
              </w:r>
              <w:proofErr w:type="spellStart"/>
              <w:r w:rsidRPr="007C35EB">
                <w:rPr>
                  <w:rFonts w:ascii="Calibri" w:hAnsi="Calibri"/>
                  <w:sz w:val="20"/>
                </w:rPr>
                <w:t>Attack+Buff</w:t>
              </w:r>
              <w:proofErr w:type="spellEnd"/>
              <w:r w:rsidRPr="007C35EB">
                <w:rPr>
                  <w:rFonts w:ascii="Calibri" w:hAnsi="Calibri"/>
                  <w:sz w:val="20"/>
                </w:rPr>
                <w:t xml:space="preserve"> / Defend +6</w:t>
              </w:r>
            </w:ins>
          </w:p>
        </w:tc>
        <w:tc>
          <w:tcPr>
            <w:tcW w:w="2262" w:type="dxa"/>
            <w:vAlign w:val="center"/>
            <w:tcPrChange w:id="1324" w:author="Author" w:date="2026-05-20T15:51:00Z" w16du:dateUtc="2026-05-20T07:51:00Z">
              <w:tcPr>
                <w:tcW w:w="7078" w:type="dxa"/>
              </w:tcPr>
            </w:tcPrChange>
          </w:tcPr>
          <w:p w14:paraId="0E524A2F" w14:textId="7F5FF7B1" w:rsidR="00336594" w:rsidRDefault="007C35EB" w:rsidP="007C35EB">
            <w:pPr>
              <w:spacing w:after="0" w:line="240" w:lineRule="auto"/>
              <w:jc w:val="center"/>
              <w:rPr>
                <w:ins w:id="1325" w:author="Author" w:date="2026-05-20T15:47:00Z" w16du:dateUtc="2026-05-20T07:47:00Z"/>
                <w:rFonts w:ascii="Calibri" w:hAnsi="Calibri"/>
                <w:sz w:val="20"/>
              </w:rPr>
              <w:pPrChange w:id="1326" w:author="Author" w:date="2026-05-20T15:51:00Z" w16du:dateUtc="2026-05-20T07:51:00Z">
                <w:pPr>
                  <w:spacing w:after="0" w:line="240" w:lineRule="auto"/>
                </w:pPr>
              </w:pPrChange>
            </w:pPr>
            <w:ins w:id="1327" w:author="Author" w:date="2026-05-20T15:48:00Z">
              <w:r w:rsidRPr="007C35EB">
                <w:rPr>
                  <w:rFonts w:ascii="Calibri" w:hAnsi="Calibri"/>
                  <w:sz w:val="20"/>
                </w:rPr>
                <w:t>0.50 / 0.25 / 0.25</w:t>
              </w:r>
            </w:ins>
          </w:p>
        </w:tc>
      </w:tr>
      <w:tr w:rsidR="007C35EB" w14:paraId="38C2E7E3" w14:textId="77777777" w:rsidTr="007C35EB">
        <w:trPr>
          <w:ins w:id="1328" w:author="Author" w:date="2026-05-20T15:48:00Z" w16du:dateUtc="2026-05-20T07:48:00Z"/>
          <w:trPrChange w:id="1329" w:author="Author" w:date="2026-05-20T15:51:00Z" w16du:dateUtc="2026-05-20T07:51:00Z">
            <w:trPr>
              <w:gridAfter w:val="0"/>
            </w:trPr>
          </w:trPrChange>
        </w:trPr>
        <w:tc>
          <w:tcPr>
            <w:tcW w:w="1696" w:type="dxa"/>
            <w:vAlign w:val="center"/>
            <w:tcPrChange w:id="1330" w:author="Author" w:date="2026-05-20T15:51:00Z" w16du:dateUtc="2026-05-20T07:51:00Z">
              <w:tcPr>
                <w:tcW w:w="1069" w:type="dxa"/>
              </w:tcPr>
            </w:tcPrChange>
          </w:tcPr>
          <w:p w14:paraId="7C77EF4B" w14:textId="4D8992CB" w:rsidR="007C35EB" w:rsidRPr="007C35EB" w:rsidRDefault="007C35EB" w:rsidP="007C35EB">
            <w:pPr>
              <w:spacing w:after="0" w:line="240" w:lineRule="auto"/>
              <w:jc w:val="center"/>
              <w:rPr>
                <w:ins w:id="1331" w:author="Author" w:date="2026-05-20T15:48:00Z" w16du:dateUtc="2026-05-20T07:48:00Z"/>
                <w:rFonts w:ascii="Calibri" w:hAnsi="Calibri"/>
                <w:sz w:val="20"/>
              </w:rPr>
              <w:pPrChange w:id="1332" w:author="Author" w:date="2026-05-20T15:51:00Z" w16du:dateUtc="2026-05-20T07:51:00Z">
                <w:pPr>
                  <w:spacing w:after="0" w:line="240" w:lineRule="auto"/>
                </w:pPr>
              </w:pPrChange>
            </w:pPr>
            <w:ins w:id="1333" w:author="Author" w:date="2026-05-20T15:48:00Z">
              <w:r w:rsidRPr="007C35EB">
                <w:rPr>
                  <w:rFonts w:ascii="Calibri" w:hAnsi="Calibri"/>
                  <w:sz w:val="20"/>
                </w:rPr>
                <w:t>Data Witch</w:t>
              </w:r>
            </w:ins>
          </w:p>
        </w:tc>
        <w:tc>
          <w:tcPr>
            <w:tcW w:w="4536" w:type="dxa"/>
            <w:vAlign w:val="center"/>
            <w:tcPrChange w:id="1334" w:author="Author" w:date="2026-05-20T15:51:00Z" w16du:dateUtc="2026-05-20T07:51:00Z">
              <w:tcPr>
                <w:tcW w:w="3953" w:type="dxa"/>
                <w:gridSpan w:val="3"/>
              </w:tcPr>
            </w:tcPrChange>
          </w:tcPr>
          <w:p w14:paraId="20241CE4" w14:textId="189D680D" w:rsidR="007C35EB" w:rsidRPr="007C35EB" w:rsidRDefault="007C35EB" w:rsidP="007C35EB">
            <w:pPr>
              <w:spacing w:after="0" w:line="240" w:lineRule="auto"/>
              <w:jc w:val="center"/>
              <w:rPr>
                <w:ins w:id="1335" w:author="Author" w:date="2026-05-20T15:48:00Z" w16du:dateUtc="2026-05-20T07:48:00Z"/>
                <w:rFonts w:ascii="Calibri" w:hAnsi="Calibri"/>
                <w:sz w:val="20"/>
              </w:rPr>
              <w:pPrChange w:id="1336" w:author="Author" w:date="2026-05-20T15:51:00Z" w16du:dateUtc="2026-05-20T07:51:00Z">
                <w:pPr>
                  <w:spacing w:after="0" w:line="240" w:lineRule="auto"/>
                </w:pPr>
              </w:pPrChange>
            </w:pPr>
            <w:ins w:id="1337" w:author="Author" w:date="2026-05-20T15:48:00Z">
              <w:r w:rsidRPr="007C35EB">
                <w:rPr>
                  <w:rFonts w:ascii="Calibri" w:hAnsi="Calibri"/>
                  <w:sz w:val="20"/>
                </w:rPr>
                <w:t>Attack 8 / Corrosion +2 / SAN −3</w:t>
              </w:r>
            </w:ins>
          </w:p>
        </w:tc>
        <w:tc>
          <w:tcPr>
            <w:tcW w:w="2262" w:type="dxa"/>
            <w:vAlign w:val="center"/>
            <w:tcPrChange w:id="1338" w:author="Author" w:date="2026-05-20T15:51:00Z" w16du:dateUtc="2026-05-20T07:51:00Z">
              <w:tcPr>
                <w:tcW w:w="3472" w:type="dxa"/>
                <w:gridSpan w:val="2"/>
              </w:tcPr>
            </w:tcPrChange>
          </w:tcPr>
          <w:p w14:paraId="2475080F" w14:textId="70B856B2" w:rsidR="007C35EB" w:rsidRPr="007C35EB" w:rsidRDefault="007C35EB" w:rsidP="007C35EB">
            <w:pPr>
              <w:spacing w:after="0" w:line="240" w:lineRule="auto"/>
              <w:jc w:val="center"/>
              <w:rPr>
                <w:ins w:id="1339" w:author="Author" w:date="2026-05-20T15:48:00Z" w16du:dateUtc="2026-05-20T07:48:00Z"/>
                <w:rFonts w:ascii="Calibri" w:hAnsi="Calibri"/>
                <w:sz w:val="20"/>
              </w:rPr>
              <w:pPrChange w:id="1340" w:author="Author" w:date="2026-05-20T15:51:00Z" w16du:dateUtc="2026-05-20T07:51:00Z">
                <w:pPr>
                  <w:spacing w:after="0" w:line="240" w:lineRule="auto"/>
                </w:pPr>
              </w:pPrChange>
            </w:pPr>
            <w:ins w:id="1341" w:author="Author" w:date="2026-05-20T15:49:00Z">
              <w:r w:rsidRPr="007C35EB">
                <w:rPr>
                  <w:rFonts w:ascii="Calibri" w:hAnsi="Calibri"/>
                  <w:sz w:val="20"/>
                </w:rPr>
                <w:t>0.40 / 0.30 / 0.30</w:t>
              </w:r>
            </w:ins>
          </w:p>
        </w:tc>
      </w:tr>
      <w:tr w:rsidR="007C35EB" w14:paraId="772E7960" w14:textId="77777777" w:rsidTr="007C35EB">
        <w:trPr>
          <w:ins w:id="1342" w:author="Author" w:date="2026-05-20T15:48:00Z" w16du:dateUtc="2026-05-20T07:48:00Z"/>
          <w:trPrChange w:id="1343" w:author="Author" w:date="2026-05-20T15:51:00Z" w16du:dateUtc="2026-05-20T07:51:00Z">
            <w:trPr>
              <w:gridAfter w:val="0"/>
            </w:trPr>
          </w:trPrChange>
        </w:trPr>
        <w:tc>
          <w:tcPr>
            <w:tcW w:w="1696" w:type="dxa"/>
            <w:vAlign w:val="center"/>
            <w:tcPrChange w:id="1344" w:author="Author" w:date="2026-05-20T15:51:00Z" w16du:dateUtc="2026-05-20T07:51:00Z">
              <w:tcPr>
                <w:tcW w:w="1069" w:type="dxa"/>
              </w:tcPr>
            </w:tcPrChange>
          </w:tcPr>
          <w:p w14:paraId="47407992" w14:textId="77369846" w:rsidR="007C35EB" w:rsidRPr="007C35EB" w:rsidRDefault="007C35EB" w:rsidP="007C35EB">
            <w:pPr>
              <w:spacing w:after="0" w:line="240" w:lineRule="auto"/>
              <w:jc w:val="center"/>
              <w:rPr>
                <w:ins w:id="1345" w:author="Author" w:date="2026-05-20T15:48:00Z" w16du:dateUtc="2026-05-20T07:48:00Z"/>
                <w:rFonts w:ascii="Calibri" w:hAnsi="Calibri"/>
                <w:sz w:val="20"/>
              </w:rPr>
              <w:pPrChange w:id="1346" w:author="Author" w:date="2026-05-20T15:51:00Z" w16du:dateUtc="2026-05-20T07:51:00Z">
                <w:pPr>
                  <w:spacing w:after="0" w:line="240" w:lineRule="auto"/>
                </w:pPr>
              </w:pPrChange>
            </w:pPr>
            <w:ins w:id="1347" w:author="Author" w:date="2026-05-20T15:49:00Z">
              <w:r w:rsidRPr="007C35EB">
                <w:rPr>
                  <w:rFonts w:ascii="Calibri" w:hAnsi="Calibri"/>
                  <w:sz w:val="20"/>
                </w:rPr>
                <w:t>Assimilate</w:t>
              </w:r>
            </w:ins>
          </w:p>
        </w:tc>
        <w:tc>
          <w:tcPr>
            <w:tcW w:w="4536" w:type="dxa"/>
            <w:vAlign w:val="center"/>
            <w:tcPrChange w:id="1348" w:author="Author" w:date="2026-05-20T15:51:00Z" w16du:dateUtc="2026-05-20T07:51:00Z">
              <w:tcPr>
                <w:tcW w:w="3953" w:type="dxa"/>
                <w:gridSpan w:val="3"/>
              </w:tcPr>
            </w:tcPrChange>
          </w:tcPr>
          <w:p w14:paraId="0F84B2BB" w14:textId="73A512FD" w:rsidR="007C35EB" w:rsidRPr="007C35EB" w:rsidRDefault="007C35EB" w:rsidP="007C35EB">
            <w:pPr>
              <w:spacing w:after="0" w:line="240" w:lineRule="auto"/>
              <w:jc w:val="center"/>
              <w:rPr>
                <w:ins w:id="1349" w:author="Author" w:date="2026-05-20T15:48:00Z" w16du:dateUtc="2026-05-20T07:48:00Z"/>
                <w:rFonts w:ascii="Calibri" w:hAnsi="Calibri"/>
                <w:sz w:val="20"/>
              </w:rPr>
              <w:pPrChange w:id="1350" w:author="Author" w:date="2026-05-20T15:51:00Z" w16du:dateUtc="2026-05-20T07:51:00Z">
                <w:pPr>
                  <w:spacing w:after="0" w:line="240" w:lineRule="auto"/>
                </w:pPr>
              </w:pPrChange>
            </w:pPr>
            <w:ins w:id="1351" w:author="Author" w:date="2026-05-20T15:49:00Z">
              <w:r w:rsidRPr="007C35EB">
                <w:rPr>
                  <w:rFonts w:ascii="Calibri" w:hAnsi="Calibri"/>
                  <w:sz w:val="20"/>
                </w:rPr>
                <w:t>Attack 10 / Defend +8 / Big Attack 16</w:t>
              </w:r>
            </w:ins>
          </w:p>
        </w:tc>
        <w:tc>
          <w:tcPr>
            <w:tcW w:w="2262" w:type="dxa"/>
            <w:vAlign w:val="center"/>
            <w:tcPrChange w:id="1352" w:author="Author" w:date="2026-05-20T15:51:00Z" w16du:dateUtc="2026-05-20T07:51:00Z">
              <w:tcPr>
                <w:tcW w:w="3472" w:type="dxa"/>
                <w:gridSpan w:val="2"/>
              </w:tcPr>
            </w:tcPrChange>
          </w:tcPr>
          <w:p w14:paraId="70C9577E" w14:textId="65BB95AF" w:rsidR="007C35EB" w:rsidRPr="007C35EB" w:rsidRDefault="007C35EB" w:rsidP="007C35EB">
            <w:pPr>
              <w:spacing w:after="0" w:line="240" w:lineRule="auto"/>
              <w:jc w:val="center"/>
              <w:rPr>
                <w:ins w:id="1353" w:author="Author" w:date="2026-05-20T15:48:00Z" w16du:dateUtc="2026-05-20T07:48:00Z"/>
                <w:rFonts w:ascii="Calibri" w:hAnsi="Calibri"/>
                <w:sz w:val="20"/>
              </w:rPr>
              <w:pPrChange w:id="1354" w:author="Author" w:date="2026-05-20T15:51:00Z" w16du:dateUtc="2026-05-20T07:51:00Z">
                <w:pPr>
                  <w:spacing w:after="0" w:line="240" w:lineRule="auto"/>
                </w:pPr>
              </w:pPrChange>
            </w:pPr>
            <w:ins w:id="1355" w:author="Author" w:date="2026-05-20T15:49:00Z">
              <w:r w:rsidRPr="007C35EB">
                <w:rPr>
                  <w:rFonts w:ascii="Calibri" w:hAnsi="Calibri"/>
                  <w:sz w:val="20"/>
                </w:rPr>
                <w:t>0.55 / 0.30 / 0.15</w:t>
              </w:r>
            </w:ins>
          </w:p>
        </w:tc>
      </w:tr>
      <w:tr w:rsidR="007C35EB" w14:paraId="3B523A1C" w14:textId="77777777" w:rsidTr="007C35EB">
        <w:trPr>
          <w:ins w:id="1356" w:author="Author" w:date="2026-05-20T15:48:00Z" w16du:dateUtc="2026-05-20T07:48:00Z"/>
          <w:trPrChange w:id="1357" w:author="Author" w:date="2026-05-20T15:51:00Z" w16du:dateUtc="2026-05-20T07:51:00Z">
            <w:trPr>
              <w:gridAfter w:val="0"/>
            </w:trPr>
          </w:trPrChange>
        </w:trPr>
        <w:tc>
          <w:tcPr>
            <w:tcW w:w="1696" w:type="dxa"/>
            <w:vAlign w:val="center"/>
            <w:tcPrChange w:id="1358" w:author="Author" w:date="2026-05-20T15:51:00Z" w16du:dateUtc="2026-05-20T07:51:00Z">
              <w:tcPr>
                <w:tcW w:w="1069" w:type="dxa"/>
              </w:tcPr>
            </w:tcPrChange>
          </w:tcPr>
          <w:p w14:paraId="79903CCF" w14:textId="3E83E940" w:rsidR="007C35EB" w:rsidRPr="007C35EB" w:rsidRDefault="007C35EB" w:rsidP="007C35EB">
            <w:pPr>
              <w:spacing w:after="0" w:line="240" w:lineRule="auto"/>
              <w:jc w:val="center"/>
              <w:rPr>
                <w:ins w:id="1359" w:author="Author" w:date="2026-05-20T15:48:00Z" w16du:dateUtc="2026-05-20T07:48:00Z"/>
                <w:rFonts w:ascii="Calibri" w:hAnsi="Calibri"/>
                <w:sz w:val="20"/>
              </w:rPr>
              <w:pPrChange w:id="1360" w:author="Author" w:date="2026-05-20T15:51:00Z" w16du:dateUtc="2026-05-20T07:51:00Z">
                <w:pPr>
                  <w:spacing w:after="0" w:line="240" w:lineRule="auto"/>
                </w:pPr>
              </w:pPrChange>
            </w:pPr>
            <w:ins w:id="1361" w:author="Author" w:date="2026-05-20T15:49:00Z">
              <w:r w:rsidRPr="007C35EB">
                <w:rPr>
                  <w:rFonts w:ascii="Calibri" w:hAnsi="Calibri"/>
                  <w:sz w:val="20"/>
                </w:rPr>
                <w:t>Shadow</w:t>
              </w:r>
            </w:ins>
          </w:p>
        </w:tc>
        <w:tc>
          <w:tcPr>
            <w:tcW w:w="4536" w:type="dxa"/>
            <w:vAlign w:val="center"/>
            <w:tcPrChange w:id="1362" w:author="Author" w:date="2026-05-20T15:51:00Z" w16du:dateUtc="2026-05-20T07:51:00Z">
              <w:tcPr>
                <w:tcW w:w="3953" w:type="dxa"/>
                <w:gridSpan w:val="3"/>
              </w:tcPr>
            </w:tcPrChange>
          </w:tcPr>
          <w:p w14:paraId="2D79C09E" w14:textId="1465E583" w:rsidR="007C35EB" w:rsidRPr="007C35EB" w:rsidRDefault="007C35EB" w:rsidP="007C35EB">
            <w:pPr>
              <w:spacing w:after="0" w:line="240" w:lineRule="auto"/>
              <w:jc w:val="center"/>
              <w:rPr>
                <w:ins w:id="1363" w:author="Author" w:date="2026-05-20T15:48:00Z" w16du:dateUtc="2026-05-20T07:48:00Z"/>
                <w:rFonts w:ascii="Calibri" w:hAnsi="Calibri"/>
                <w:sz w:val="20"/>
              </w:rPr>
              <w:pPrChange w:id="1364" w:author="Author" w:date="2026-05-20T15:51:00Z" w16du:dateUtc="2026-05-20T07:51:00Z">
                <w:pPr>
                  <w:spacing w:after="0" w:line="240" w:lineRule="auto"/>
                </w:pPr>
              </w:pPrChange>
            </w:pPr>
            <w:ins w:id="1365" w:author="Author" w:date="2026-05-20T15:49:00Z">
              <w:r w:rsidRPr="007C35EB">
                <w:rPr>
                  <w:rFonts w:ascii="Calibri" w:hAnsi="Calibri"/>
                  <w:sz w:val="20"/>
                </w:rPr>
                <w:t>Attack 4×2 / Weak +1 / Defend +5</w:t>
              </w:r>
            </w:ins>
          </w:p>
        </w:tc>
        <w:tc>
          <w:tcPr>
            <w:tcW w:w="2262" w:type="dxa"/>
            <w:vAlign w:val="center"/>
            <w:tcPrChange w:id="1366" w:author="Author" w:date="2026-05-20T15:51:00Z" w16du:dateUtc="2026-05-20T07:51:00Z">
              <w:tcPr>
                <w:tcW w:w="3472" w:type="dxa"/>
                <w:gridSpan w:val="2"/>
              </w:tcPr>
            </w:tcPrChange>
          </w:tcPr>
          <w:p w14:paraId="32DF4B23" w14:textId="7B3A6E18" w:rsidR="007C35EB" w:rsidRPr="007C35EB" w:rsidRDefault="007C35EB" w:rsidP="007C35EB">
            <w:pPr>
              <w:spacing w:after="0" w:line="240" w:lineRule="auto"/>
              <w:jc w:val="center"/>
              <w:rPr>
                <w:ins w:id="1367" w:author="Author" w:date="2026-05-20T15:48:00Z" w16du:dateUtc="2026-05-20T07:48:00Z"/>
                <w:rFonts w:ascii="Calibri" w:hAnsi="Calibri"/>
                <w:sz w:val="20"/>
              </w:rPr>
              <w:pPrChange w:id="1368" w:author="Author" w:date="2026-05-20T15:51:00Z" w16du:dateUtc="2026-05-20T07:51:00Z">
                <w:pPr>
                  <w:spacing w:after="0" w:line="240" w:lineRule="auto"/>
                </w:pPr>
              </w:pPrChange>
            </w:pPr>
            <w:ins w:id="1369" w:author="Author" w:date="2026-05-20T15:49:00Z">
              <w:r w:rsidRPr="007C35EB">
                <w:rPr>
                  <w:rFonts w:ascii="Calibri" w:hAnsi="Calibri"/>
                  <w:sz w:val="20"/>
                </w:rPr>
                <w:t>0.50 / 0.30 / 0.20</w:t>
              </w:r>
            </w:ins>
          </w:p>
        </w:tc>
      </w:tr>
      <w:tr w:rsidR="007C35EB" w14:paraId="79E310F8" w14:textId="77777777" w:rsidTr="007C35EB">
        <w:trPr>
          <w:ins w:id="1370" w:author="Author" w:date="2026-05-20T15:48:00Z" w16du:dateUtc="2026-05-20T07:48:00Z"/>
          <w:trPrChange w:id="1371" w:author="Author" w:date="2026-05-20T15:51:00Z" w16du:dateUtc="2026-05-20T07:51:00Z">
            <w:trPr>
              <w:gridAfter w:val="0"/>
            </w:trPr>
          </w:trPrChange>
        </w:trPr>
        <w:tc>
          <w:tcPr>
            <w:tcW w:w="1696" w:type="dxa"/>
            <w:vAlign w:val="center"/>
            <w:tcPrChange w:id="1372" w:author="Author" w:date="2026-05-20T15:51:00Z" w16du:dateUtc="2026-05-20T07:51:00Z">
              <w:tcPr>
                <w:tcW w:w="1069" w:type="dxa"/>
              </w:tcPr>
            </w:tcPrChange>
          </w:tcPr>
          <w:p w14:paraId="4A96AF7D" w14:textId="5974D830" w:rsidR="007C35EB" w:rsidRPr="007C35EB" w:rsidRDefault="007C35EB" w:rsidP="007C35EB">
            <w:pPr>
              <w:spacing w:after="0" w:line="240" w:lineRule="auto"/>
              <w:jc w:val="center"/>
              <w:rPr>
                <w:ins w:id="1373" w:author="Author" w:date="2026-05-20T15:48:00Z" w16du:dateUtc="2026-05-20T07:48:00Z"/>
                <w:rFonts w:ascii="Calibri" w:hAnsi="Calibri"/>
                <w:sz w:val="20"/>
              </w:rPr>
              <w:pPrChange w:id="1374" w:author="Author" w:date="2026-05-20T15:51:00Z" w16du:dateUtc="2026-05-20T07:51:00Z">
                <w:pPr>
                  <w:spacing w:after="0" w:line="240" w:lineRule="auto"/>
                </w:pPr>
              </w:pPrChange>
            </w:pPr>
            <w:ins w:id="1375" w:author="Author" w:date="2026-05-20T15:49:00Z">
              <w:r w:rsidRPr="007C35EB">
                <w:rPr>
                  <w:rFonts w:ascii="Calibri" w:hAnsi="Calibri"/>
                  <w:sz w:val="20"/>
                </w:rPr>
                <w:t>White Noise (Boss)</w:t>
              </w:r>
            </w:ins>
          </w:p>
        </w:tc>
        <w:tc>
          <w:tcPr>
            <w:tcW w:w="4536" w:type="dxa"/>
            <w:vAlign w:val="center"/>
            <w:tcPrChange w:id="1376" w:author="Author" w:date="2026-05-20T15:51:00Z" w16du:dateUtc="2026-05-20T07:51:00Z">
              <w:tcPr>
                <w:tcW w:w="3953" w:type="dxa"/>
                <w:gridSpan w:val="3"/>
              </w:tcPr>
            </w:tcPrChange>
          </w:tcPr>
          <w:p w14:paraId="11D734B1" w14:textId="2EE3B178" w:rsidR="007C35EB" w:rsidRPr="007C35EB" w:rsidRDefault="007C35EB" w:rsidP="007C35EB">
            <w:pPr>
              <w:spacing w:after="0" w:line="240" w:lineRule="auto"/>
              <w:jc w:val="center"/>
              <w:rPr>
                <w:ins w:id="1377" w:author="Author" w:date="2026-05-20T15:48:00Z" w16du:dateUtc="2026-05-20T07:48:00Z"/>
                <w:rFonts w:ascii="Calibri" w:hAnsi="Calibri"/>
                <w:sz w:val="20"/>
              </w:rPr>
              <w:pPrChange w:id="1378" w:author="Author" w:date="2026-05-20T15:51:00Z" w16du:dateUtc="2026-05-20T07:51:00Z">
                <w:pPr>
                  <w:spacing w:after="0" w:line="240" w:lineRule="auto"/>
                </w:pPr>
              </w:pPrChange>
            </w:pPr>
            <w:ins w:id="1379" w:author="Author" w:date="2026-05-20T15:49:00Z">
              <w:r w:rsidRPr="007C35EB">
                <w:rPr>
                  <w:rFonts w:ascii="Calibri" w:hAnsi="Calibri"/>
                  <w:sz w:val="20"/>
                </w:rPr>
                <w:t xml:space="preserve">Attack 12 / </w:t>
              </w:r>
              <w:proofErr w:type="spellStart"/>
              <w:r w:rsidRPr="007C35EB">
                <w:rPr>
                  <w:rFonts w:ascii="Calibri" w:hAnsi="Calibri"/>
                  <w:sz w:val="20"/>
                </w:rPr>
                <w:t>Attack+Buff</w:t>
              </w:r>
              <w:proofErr w:type="spellEnd"/>
              <w:r w:rsidRPr="007C35EB">
                <w:rPr>
                  <w:rFonts w:ascii="Calibri" w:hAnsi="Calibri"/>
                  <w:sz w:val="20"/>
                </w:rPr>
                <w:t xml:space="preserve"> / SAN −4 / Big Attack 22</w:t>
              </w:r>
            </w:ins>
          </w:p>
        </w:tc>
        <w:tc>
          <w:tcPr>
            <w:tcW w:w="2262" w:type="dxa"/>
            <w:vAlign w:val="center"/>
            <w:tcPrChange w:id="1380" w:author="Author" w:date="2026-05-20T15:51:00Z" w16du:dateUtc="2026-05-20T07:51:00Z">
              <w:tcPr>
                <w:tcW w:w="3472" w:type="dxa"/>
                <w:gridSpan w:val="2"/>
              </w:tcPr>
            </w:tcPrChange>
          </w:tcPr>
          <w:p w14:paraId="080D1B75" w14:textId="16A43803" w:rsidR="007C35EB" w:rsidRPr="007C35EB" w:rsidRDefault="007C35EB" w:rsidP="007C35EB">
            <w:pPr>
              <w:spacing w:after="0" w:line="240" w:lineRule="auto"/>
              <w:jc w:val="center"/>
              <w:rPr>
                <w:ins w:id="1381" w:author="Author" w:date="2026-05-20T15:48:00Z" w16du:dateUtc="2026-05-20T07:48:00Z"/>
                <w:rFonts w:ascii="Calibri" w:hAnsi="Calibri"/>
                <w:sz w:val="20"/>
              </w:rPr>
              <w:pPrChange w:id="1382" w:author="Author" w:date="2026-05-20T15:51:00Z" w16du:dateUtc="2026-05-20T07:51:00Z">
                <w:pPr>
                  <w:spacing w:after="0" w:line="240" w:lineRule="auto"/>
                </w:pPr>
              </w:pPrChange>
            </w:pPr>
            <w:ins w:id="1383" w:author="Author" w:date="2026-05-20T15:49:00Z">
              <w:r w:rsidRPr="007C35EB">
                <w:rPr>
                  <w:rFonts w:ascii="Calibri" w:hAnsi="Calibri"/>
                  <w:sz w:val="20"/>
                </w:rPr>
                <w:t>0.40 / 0.25 / 0.20 / 0.15</w:t>
              </w:r>
            </w:ins>
          </w:p>
        </w:tc>
      </w:tr>
    </w:tbl>
    <w:p w14:paraId="7C655EE4" w14:textId="25816F46" w:rsidR="00336594" w:rsidRPr="00F724C2" w:rsidRDefault="007C35EB" w:rsidP="003C5103">
      <w:pPr>
        <w:spacing w:beforeLines="50" w:before="120" w:after="0" w:line="300" w:lineRule="exact"/>
        <w:ind w:firstLine="284"/>
        <w:jc w:val="both"/>
        <w:rPr>
          <w:ins w:id="1384" w:author="Author" w:date="2026-05-20T15:52:00Z" w16du:dateUtc="2026-05-20T07:52:00Z"/>
          <w:rFonts w:ascii="Times New Roman" w:hAnsi="Times New Roman"/>
          <w:rPrChange w:id="1385" w:author="Author" w:date="2026-05-20T18:59:00Z" w16du:dateUtc="2026-05-20T10:59:00Z">
            <w:rPr>
              <w:ins w:id="1386" w:author="Author" w:date="2026-05-20T15:52:00Z" w16du:dateUtc="2026-05-20T07:52:00Z"/>
              <w:rFonts w:eastAsia="宋体"/>
              <w:lang w:eastAsia="zh-CN"/>
            </w:rPr>
          </w:rPrChange>
        </w:rPr>
        <w:pPrChange w:id="1387" w:author="Author" w:date="2026-05-20T19:53:00Z" w16du:dateUtc="2026-05-20T11:53:00Z">
          <w:pPr>
            <w:spacing w:after="120" w:line="280" w:lineRule="exact"/>
            <w:ind w:firstLineChars="100" w:firstLine="220"/>
          </w:pPr>
        </w:pPrChange>
      </w:pPr>
      <w:ins w:id="1388" w:author="Author" w:date="2026-05-20T15:52:00Z" w16du:dateUtc="2026-05-20T07:52:00Z">
        <w:r w:rsidRPr="00F724C2">
          <w:rPr>
            <w:rFonts w:ascii="Times New Roman" w:hAnsi="Times New Roman"/>
            <w:rPrChange w:id="1389" w:author="Author" w:date="2026-05-20T18:59:00Z" w16du:dateUtc="2026-05-20T10:59:00Z">
              <w:rPr>
                <w:rFonts w:eastAsia="宋体"/>
                <w:lang w:eastAsia="zh-CN"/>
              </w:rPr>
            </w:rPrChange>
          </w:rPr>
          <w:t xml:space="preserve">Big-attack intents are subject to a cooldown counter: </w:t>
        </w:r>
        <w:proofErr w:type="spellStart"/>
        <w:r w:rsidRPr="00F724C2">
          <w:rPr>
            <w:rFonts w:ascii="Times New Roman" w:hAnsi="Times New Roman"/>
            <w:rPrChange w:id="1390" w:author="Author" w:date="2026-05-20T18:59:00Z" w16du:dateUtc="2026-05-20T10:59:00Z">
              <w:rPr>
                <w:rFonts w:eastAsia="宋体"/>
                <w:lang w:eastAsia="zh-CN"/>
              </w:rPr>
            </w:rPrChange>
          </w:rPr>
          <w:t>Assimilate's</w:t>
        </w:r>
        <w:proofErr w:type="spellEnd"/>
        <w:r w:rsidRPr="00F724C2">
          <w:rPr>
            <w:rFonts w:ascii="Times New Roman" w:hAnsi="Times New Roman"/>
            <w:rPrChange w:id="1391" w:author="Author" w:date="2026-05-20T18:59:00Z" w16du:dateUtc="2026-05-20T10:59:00Z">
              <w:rPr>
                <w:rFonts w:eastAsia="宋体"/>
                <w:lang w:eastAsia="zh-CN"/>
              </w:rPr>
            </w:rPrChange>
          </w:rPr>
          <w:t xml:space="preserve"> big attack recharges every 3 turns; the Boss's every 4 turns. While the cooldown is active, the big-attack weight is set to 0 and the remaining weights are </w:t>
        </w:r>
        <w:proofErr w:type="spellStart"/>
        <w:r w:rsidRPr="00F724C2">
          <w:rPr>
            <w:rFonts w:ascii="Times New Roman" w:hAnsi="Times New Roman"/>
            <w:rPrChange w:id="1392" w:author="Author" w:date="2026-05-20T18:59:00Z" w16du:dateUtc="2026-05-20T10:59:00Z">
              <w:rPr>
                <w:rFonts w:eastAsia="宋体"/>
                <w:lang w:eastAsia="zh-CN"/>
              </w:rPr>
            </w:rPrChange>
          </w:rPr>
          <w:t>renormalised</w:t>
        </w:r>
        <w:proofErr w:type="spellEnd"/>
        <w:r w:rsidRPr="00F724C2">
          <w:rPr>
            <w:rFonts w:ascii="Times New Roman" w:hAnsi="Times New Roman"/>
            <w:rPrChange w:id="1393" w:author="Author" w:date="2026-05-20T18:59:00Z" w16du:dateUtc="2026-05-20T10:59:00Z">
              <w:rPr>
                <w:rFonts w:eastAsia="宋体"/>
                <w:lang w:eastAsia="zh-CN"/>
              </w:rPr>
            </w:rPrChange>
          </w:rPr>
          <w:t xml:space="preserve"> before sampling.</w:t>
        </w:r>
      </w:ins>
    </w:p>
    <w:p w14:paraId="5A7328FB" w14:textId="2B67177D" w:rsidR="007C35EB" w:rsidRPr="0028278E" w:rsidRDefault="007C35EB" w:rsidP="0028278E">
      <w:pPr>
        <w:spacing w:after="0" w:line="300" w:lineRule="exact"/>
        <w:ind w:firstLine="284"/>
        <w:jc w:val="both"/>
        <w:rPr>
          <w:ins w:id="1394" w:author="Author" w:date="2026-05-20T15:53:00Z" w16du:dateUtc="2026-05-20T07:53:00Z"/>
          <w:rFonts w:ascii="Times New Roman" w:hAnsi="Times New Roman"/>
          <w:b/>
          <w:bCs/>
          <w:rPrChange w:id="1395" w:author="Author" w:date="2026-05-20T19:29:00Z" w16du:dateUtc="2026-05-20T11:29:00Z">
            <w:rPr>
              <w:ins w:id="1396" w:author="Author" w:date="2026-05-20T15:53:00Z" w16du:dateUtc="2026-05-20T07:53:00Z"/>
              <w:rFonts w:eastAsia="宋体"/>
              <w:lang w:eastAsia="zh-CN"/>
            </w:rPr>
          </w:rPrChange>
        </w:rPr>
        <w:pPrChange w:id="1397" w:author="Author" w:date="2026-05-20T19:29:00Z" w16du:dateUtc="2026-05-20T11:29:00Z">
          <w:pPr>
            <w:spacing w:after="120" w:line="280" w:lineRule="exact"/>
            <w:ind w:firstLineChars="100" w:firstLine="220"/>
          </w:pPr>
        </w:pPrChange>
      </w:pPr>
      <w:ins w:id="1398" w:author="Author" w:date="2026-05-20T15:52:00Z" w16du:dateUtc="2026-05-20T07:52:00Z">
        <w:r w:rsidRPr="0028278E">
          <w:rPr>
            <w:rFonts w:ascii="Times New Roman" w:hAnsi="Times New Roman" w:hint="eastAsia"/>
            <w:b/>
            <w:bCs/>
            <w:rPrChange w:id="1399" w:author="Author" w:date="2026-05-20T19:29:00Z" w16du:dateUtc="2026-05-20T11:29:00Z">
              <w:rPr>
                <w:rFonts w:eastAsia="宋体" w:hint="eastAsia"/>
                <w:lang w:eastAsia="zh-CN"/>
              </w:rPr>
            </w:rPrChange>
          </w:rPr>
          <w:t>(4)</w:t>
        </w:r>
      </w:ins>
      <w:ins w:id="1400" w:author="Author" w:date="2026-05-20T15:53:00Z" w16du:dateUtc="2026-05-20T07:53:00Z">
        <w:r w:rsidRPr="0028278E">
          <w:rPr>
            <w:rFonts w:ascii="Times New Roman" w:hAnsi="Times New Roman" w:hint="eastAsia"/>
            <w:b/>
            <w:bCs/>
            <w:rPrChange w:id="1401" w:author="Author" w:date="2026-05-20T19:29:00Z" w16du:dateUtc="2026-05-20T11:29:00Z">
              <w:rPr>
                <w:rFonts w:eastAsia="宋体" w:hint="eastAsia"/>
                <w:lang w:eastAsia="zh-CN"/>
              </w:rPr>
            </w:rPrChange>
          </w:rPr>
          <w:t>.</w:t>
        </w:r>
      </w:ins>
      <w:ins w:id="1402" w:author="Author" w:date="2026-05-20T15:52:00Z" w16du:dateUtc="2026-05-20T07:52:00Z">
        <w:r w:rsidRPr="0028278E">
          <w:rPr>
            <w:rFonts w:ascii="Times New Roman" w:hAnsi="Times New Roman" w:hint="eastAsia"/>
            <w:b/>
            <w:bCs/>
            <w:rPrChange w:id="1403" w:author="Author" w:date="2026-05-20T19:29:00Z" w16du:dateUtc="2026-05-20T11:29:00Z">
              <w:rPr>
                <w:rFonts w:eastAsia="宋体" w:hint="eastAsia"/>
                <w:lang w:eastAsia="zh-CN"/>
              </w:rPr>
            </w:rPrChange>
          </w:rPr>
          <w:t xml:space="preserve"> </w:t>
        </w:r>
      </w:ins>
      <w:ins w:id="1404" w:author="Author" w:date="2026-05-20T15:53:00Z">
        <w:r w:rsidRPr="0028278E">
          <w:rPr>
            <w:rFonts w:ascii="Times New Roman" w:hAnsi="Times New Roman"/>
            <w:b/>
            <w:bCs/>
            <w:rPrChange w:id="1405" w:author="Author" w:date="2026-05-20T19:29:00Z" w16du:dateUtc="2026-05-20T11:29:00Z">
              <w:rPr>
                <w:rFonts w:eastAsia="宋体"/>
                <w:lang w:eastAsia="zh-CN"/>
              </w:rPr>
            </w:rPrChange>
          </w:rPr>
          <w:t>Card draw</w:t>
        </w:r>
      </w:ins>
    </w:p>
    <w:p w14:paraId="6E5F30FB" w14:textId="7020EE85" w:rsidR="007C35EB" w:rsidRPr="00F724C2" w:rsidRDefault="007C35EB" w:rsidP="0028278E">
      <w:pPr>
        <w:spacing w:after="0" w:line="300" w:lineRule="exact"/>
        <w:ind w:firstLine="284"/>
        <w:jc w:val="both"/>
        <w:rPr>
          <w:ins w:id="1406" w:author="Author" w:date="2026-05-20T15:53:00Z" w16du:dateUtc="2026-05-20T07:53:00Z"/>
          <w:rFonts w:ascii="Times New Roman" w:hAnsi="Times New Roman"/>
          <w:rPrChange w:id="1407" w:author="Author" w:date="2026-05-20T18:59:00Z" w16du:dateUtc="2026-05-20T10:59:00Z">
            <w:rPr>
              <w:ins w:id="1408" w:author="Author" w:date="2026-05-20T15:53:00Z" w16du:dateUtc="2026-05-20T07:53:00Z"/>
              <w:rFonts w:eastAsia="宋体"/>
              <w:lang w:eastAsia="zh-CN"/>
            </w:rPr>
          </w:rPrChange>
        </w:rPr>
        <w:pPrChange w:id="1409" w:author="Author" w:date="2026-05-20T19:29:00Z" w16du:dateUtc="2026-05-20T11:29:00Z">
          <w:pPr>
            <w:spacing w:after="120" w:line="280" w:lineRule="exact"/>
            <w:ind w:firstLineChars="100" w:firstLine="220"/>
          </w:pPr>
        </w:pPrChange>
      </w:pPr>
      <w:ins w:id="1410" w:author="Author" w:date="2026-05-20T15:53:00Z">
        <w:r w:rsidRPr="00F724C2">
          <w:rPr>
            <w:rFonts w:ascii="Times New Roman" w:hAnsi="Times New Roman"/>
            <w:rPrChange w:id="1411" w:author="Author" w:date="2026-05-20T18:59:00Z" w16du:dateUtc="2026-05-20T10:59:00Z">
              <w:rPr>
                <w:rFonts w:eastAsia="宋体"/>
                <w:lang w:eastAsia="zh-CN"/>
              </w:rPr>
            </w:rPrChange>
          </w:rPr>
          <w:t>At the start of each player turn, 5 cards are drawn sequentially from the top of the deck. If the deck is exhausted mid-draw, the discard pile is shuffled and becomes the new deck before drawing continues. Drawing stops early if the hand reaches its limit of 10 cards.</w:t>
        </w:r>
      </w:ins>
    </w:p>
    <w:p w14:paraId="4363E000" w14:textId="64B926D6" w:rsidR="007C35EB" w:rsidRPr="0028278E" w:rsidRDefault="007C35EB" w:rsidP="0028278E">
      <w:pPr>
        <w:spacing w:after="0" w:line="300" w:lineRule="exact"/>
        <w:ind w:firstLine="284"/>
        <w:jc w:val="both"/>
        <w:rPr>
          <w:ins w:id="1412" w:author="Author" w:date="2026-05-20T15:53:00Z" w16du:dateUtc="2026-05-20T07:53:00Z"/>
          <w:rFonts w:ascii="Times New Roman" w:hAnsi="Times New Roman"/>
          <w:b/>
          <w:bCs/>
          <w:rPrChange w:id="1413" w:author="Author" w:date="2026-05-20T19:29:00Z" w16du:dateUtc="2026-05-20T11:29:00Z">
            <w:rPr>
              <w:ins w:id="1414" w:author="Author" w:date="2026-05-20T15:53:00Z" w16du:dateUtc="2026-05-20T07:53:00Z"/>
              <w:rFonts w:eastAsia="宋体"/>
              <w:lang w:eastAsia="zh-CN"/>
            </w:rPr>
          </w:rPrChange>
        </w:rPr>
        <w:pPrChange w:id="1415" w:author="Author" w:date="2026-05-20T19:29:00Z" w16du:dateUtc="2026-05-20T11:29:00Z">
          <w:pPr>
            <w:spacing w:after="120" w:line="280" w:lineRule="exact"/>
            <w:ind w:firstLineChars="100" w:firstLine="220"/>
          </w:pPr>
        </w:pPrChange>
      </w:pPr>
      <w:ins w:id="1416" w:author="Author" w:date="2026-05-20T15:53:00Z" w16du:dateUtc="2026-05-20T07:53:00Z">
        <w:r w:rsidRPr="0028278E">
          <w:rPr>
            <w:rFonts w:ascii="Times New Roman" w:hAnsi="Times New Roman" w:hint="eastAsia"/>
            <w:b/>
            <w:bCs/>
            <w:rPrChange w:id="1417" w:author="Author" w:date="2026-05-20T19:29:00Z" w16du:dateUtc="2026-05-20T11:29:00Z">
              <w:rPr>
                <w:rFonts w:eastAsia="宋体" w:hint="eastAsia"/>
                <w:lang w:eastAsia="zh-CN"/>
              </w:rPr>
            </w:rPrChange>
          </w:rPr>
          <w:t xml:space="preserve">(5). </w:t>
        </w:r>
      </w:ins>
      <w:ins w:id="1418" w:author="Author" w:date="2026-05-20T15:53:00Z">
        <w:r w:rsidRPr="0028278E">
          <w:rPr>
            <w:rFonts w:ascii="Times New Roman" w:hAnsi="Times New Roman"/>
            <w:b/>
            <w:bCs/>
            <w:rPrChange w:id="1419" w:author="Author" w:date="2026-05-20T19:29:00Z" w16du:dateUtc="2026-05-20T11:29:00Z">
              <w:rPr>
                <w:rFonts w:eastAsia="宋体"/>
                <w:lang w:eastAsia="zh-CN"/>
              </w:rPr>
            </w:rPrChange>
          </w:rPr>
          <w:t>Deck reshuffle</w:t>
        </w:r>
      </w:ins>
    </w:p>
    <w:p w14:paraId="038A2E52" w14:textId="2C278717" w:rsidR="007C35EB" w:rsidRPr="00F724C2" w:rsidRDefault="007C35EB" w:rsidP="0028278E">
      <w:pPr>
        <w:spacing w:after="0" w:line="300" w:lineRule="exact"/>
        <w:ind w:firstLine="284"/>
        <w:jc w:val="both"/>
        <w:rPr>
          <w:ins w:id="1420" w:author="Author" w:date="2026-05-20T15:53:00Z" w16du:dateUtc="2026-05-20T07:53:00Z"/>
          <w:rFonts w:ascii="Times New Roman" w:hAnsi="Times New Roman"/>
          <w:rPrChange w:id="1421" w:author="Author" w:date="2026-05-20T18:59:00Z" w16du:dateUtc="2026-05-20T10:59:00Z">
            <w:rPr>
              <w:ins w:id="1422" w:author="Author" w:date="2026-05-20T15:53:00Z" w16du:dateUtc="2026-05-20T07:53:00Z"/>
              <w:rFonts w:eastAsia="宋体"/>
              <w:lang w:eastAsia="zh-CN"/>
            </w:rPr>
          </w:rPrChange>
        </w:rPr>
        <w:pPrChange w:id="1423" w:author="Author" w:date="2026-05-20T19:29:00Z" w16du:dateUtc="2026-05-20T11:29:00Z">
          <w:pPr>
            <w:spacing w:after="120" w:line="280" w:lineRule="exact"/>
            <w:ind w:firstLineChars="100" w:firstLine="220"/>
          </w:pPr>
        </w:pPrChange>
      </w:pPr>
      <w:ins w:id="1424" w:author="Author" w:date="2026-05-20T15:53:00Z" w16du:dateUtc="2026-05-20T07:53:00Z">
        <w:r w:rsidRPr="00F724C2">
          <w:rPr>
            <w:rFonts w:ascii="Times New Roman" w:hAnsi="Times New Roman"/>
            <w:rPrChange w:id="1425" w:author="Author" w:date="2026-05-20T18:59:00Z" w16du:dateUtc="2026-05-20T10:59:00Z">
              <w:rPr>
                <w:rFonts w:eastAsia="宋体"/>
                <w:lang w:eastAsia="zh-CN"/>
              </w:rPr>
            </w:rPrChange>
          </w:rPr>
          <w:lastRenderedPageBreak/>
          <w:t>When the deck is empty and a draw is required, the discard pile is shuffled uniformly at random to form the new deck. Exhausted cards are not included in the reshuffle and remain permanently out of circulation within the current floor; they are returned to the deck only at the start of the next floor.</w:t>
        </w:r>
      </w:ins>
    </w:p>
    <w:p w14:paraId="5B6CA3C2" w14:textId="06DDE00E" w:rsidR="007C35EB" w:rsidRPr="0028278E" w:rsidRDefault="007C35EB" w:rsidP="0028278E">
      <w:pPr>
        <w:spacing w:after="0" w:line="300" w:lineRule="exact"/>
        <w:ind w:firstLine="284"/>
        <w:jc w:val="both"/>
        <w:rPr>
          <w:ins w:id="1426" w:author="Author" w:date="2026-05-20T15:53:00Z" w16du:dateUtc="2026-05-20T07:53:00Z"/>
          <w:rFonts w:ascii="Times New Roman" w:hAnsi="Times New Roman"/>
          <w:b/>
          <w:bCs/>
          <w:rPrChange w:id="1427" w:author="Author" w:date="2026-05-20T19:29:00Z" w16du:dateUtc="2026-05-20T11:29:00Z">
            <w:rPr>
              <w:ins w:id="1428" w:author="Author" w:date="2026-05-20T15:53:00Z" w16du:dateUtc="2026-05-20T07:53:00Z"/>
              <w:rFonts w:eastAsia="宋体"/>
              <w:lang w:eastAsia="zh-CN"/>
            </w:rPr>
          </w:rPrChange>
        </w:rPr>
        <w:pPrChange w:id="1429" w:author="Author" w:date="2026-05-20T19:29:00Z" w16du:dateUtc="2026-05-20T11:29:00Z">
          <w:pPr>
            <w:spacing w:after="120" w:line="280" w:lineRule="exact"/>
            <w:ind w:firstLineChars="100" w:firstLine="220"/>
          </w:pPr>
        </w:pPrChange>
      </w:pPr>
      <w:ins w:id="1430" w:author="Author" w:date="2026-05-20T15:53:00Z" w16du:dateUtc="2026-05-20T07:53:00Z">
        <w:r w:rsidRPr="0028278E">
          <w:rPr>
            <w:rFonts w:ascii="Times New Roman" w:hAnsi="Times New Roman" w:hint="eastAsia"/>
            <w:b/>
            <w:bCs/>
            <w:rPrChange w:id="1431" w:author="Author" w:date="2026-05-20T19:29:00Z" w16du:dateUtc="2026-05-20T11:29:00Z">
              <w:rPr>
                <w:rFonts w:eastAsia="宋体" w:hint="eastAsia"/>
                <w:lang w:eastAsia="zh-CN"/>
              </w:rPr>
            </w:rPrChange>
          </w:rPr>
          <w:t xml:space="preserve">(6). </w:t>
        </w:r>
        <w:r w:rsidRPr="0028278E">
          <w:rPr>
            <w:rFonts w:ascii="Times New Roman" w:hAnsi="Times New Roman"/>
            <w:b/>
            <w:bCs/>
            <w:rPrChange w:id="1432" w:author="Author" w:date="2026-05-20T19:29:00Z" w16du:dateUtc="2026-05-20T11:29:00Z">
              <w:rPr>
                <w:rFonts w:eastAsia="宋体"/>
                <w:lang w:eastAsia="zh-CN"/>
              </w:rPr>
            </w:rPrChange>
          </w:rPr>
          <w:t>Madness card injection</w:t>
        </w:r>
      </w:ins>
    </w:p>
    <w:p w14:paraId="1D05EEFD" w14:textId="46BCF61A" w:rsidR="007C35EB" w:rsidRPr="00F724C2" w:rsidRDefault="007C35EB" w:rsidP="0028278E">
      <w:pPr>
        <w:spacing w:after="0" w:line="300" w:lineRule="exact"/>
        <w:ind w:firstLine="284"/>
        <w:jc w:val="both"/>
        <w:rPr>
          <w:ins w:id="1433" w:author="Author" w:date="2026-05-20T15:55:00Z" w16du:dateUtc="2026-05-20T07:55:00Z"/>
          <w:rFonts w:ascii="Times New Roman" w:hAnsi="Times New Roman"/>
          <w:rPrChange w:id="1434" w:author="Author" w:date="2026-05-20T18:59:00Z" w16du:dateUtc="2026-05-20T10:59:00Z">
            <w:rPr>
              <w:ins w:id="1435" w:author="Author" w:date="2026-05-20T15:55:00Z" w16du:dateUtc="2026-05-20T07:55:00Z"/>
              <w:rFonts w:eastAsia="宋体"/>
              <w:lang w:eastAsia="zh-CN"/>
            </w:rPr>
          </w:rPrChange>
        </w:rPr>
        <w:pPrChange w:id="1436" w:author="Author" w:date="2026-05-20T19:29:00Z" w16du:dateUtc="2026-05-20T11:29:00Z">
          <w:pPr>
            <w:spacing w:after="120" w:line="280" w:lineRule="exact"/>
            <w:ind w:firstLineChars="100" w:firstLine="220"/>
          </w:pPr>
        </w:pPrChange>
      </w:pPr>
      <w:ins w:id="1437" w:author="Author" w:date="2026-05-20T15:55:00Z" w16du:dateUtc="2026-05-20T07:55:00Z">
        <w:r w:rsidRPr="00F724C2">
          <w:rPr>
            <w:rFonts w:ascii="Times New Roman" w:hAnsi="Times New Roman"/>
            <w:rPrChange w:id="1438" w:author="Author" w:date="2026-05-20T18:59:00Z" w16du:dateUtc="2026-05-20T10:59:00Z">
              <w:rPr>
                <w:rFonts w:eastAsia="宋体"/>
                <w:lang w:eastAsia="zh-CN"/>
              </w:rPr>
            </w:rPrChange>
          </w:rPr>
          <w:t>At the start of each player turn, if the player's SAN is 10 or below, a Madness card is injected into the hand with probability 0.30, provided the hand has not yet reached the 10-card limit.</w:t>
        </w:r>
      </w:ins>
    </w:p>
    <w:p w14:paraId="67AC05AF" w14:textId="17F888FF" w:rsidR="007C35EB" w:rsidRPr="00F724C2" w:rsidRDefault="007C35EB" w:rsidP="0028278E">
      <w:pPr>
        <w:spacing w:after="0" w:line="300" w:lineRule="exact"/>
        <w:ind w:firstLine="284"/>
        <w:jc w:val="both"/>
        <w:rPr>
          <w:rFonts w:ascii="Times New Roman" w:hAnsi="Times New Roman" w:hint="eastAsia"/>
          <w:rPrChange w:id="1439" w:author="Author" w:date="2026-05-20T18:59:00Z" w16du:dateUtc="2026-05-20T10:59:00Z">
            <w:rPr/>
          </w:rPrChange>
        </w:rPr>
        <w:pPrChange w:id="1440" w:author="Author" w:date="2026-05-20T19:29:00Z" w16du:dateUtc="2026-05-20T11:29:00Z">
          <w:pPr>
            <w:spacing w:after="120" w:line="280" w:lineRule="exact"/>
            <w:ind w:firstLine="283"/>
          </w:pPr>
        </w:pPrChange>
      </w:pPr>
      <w:ins w:id="1441" w:author="Author" w:date="2026-05-20T15:55:00Z">
        <w:r w:rsidRPr="00F724C2">
          <w:rPr>
            <w:rFonts w:ascii="Times New Roman" w:hAnsi="Times New Roman"/>
            <w:rPrChange w:id="1442" w:author="Author" w:date="2026-05-20T18:59:00Z" w16du:dateUtc="2026-05-20T10:59:00Z">
              <w:rPr>
                <w:rFonts w:eastAsia="宋体"/>
                <w:lang w:eastAsia="zh-CN"/>
              </w:rPr>
            </w:rPrChange>
          </w:rPr>
          <w:t xml:space="preserve">All six stochastic processes are seeded from a single per-instance </w:t>
        </w:r>
        <w:proofErr w:type="spellStart"/>
        <w:proofErr w:type="gramStart"/>
        <w:r w:rsidRPr="00F724C2">
          <w:rPr>
            <w:rFonts w:ascii="Times New Roman" w:hAnsi="Times New Roman"/>
            <w:rPrChange w:id="1443" w:author="Author" w:date="2026-05-20T18:59:00Z" w16du:dateUtc="2026-05-20T10:59:00Z">
              <w:rPr>
                <w:rFonts w:eastAsia="宋体"/>
                <w:lang w:eastAsia="zh-CN"/>
              </w:rPr>
            </w:rPrChange>
          </w:rPr>
          <w:t>random.Random</w:t>
        </w:r>
        <w:proofErr w:type="spellEnd"/>
        <w:proofErr w:type="gramEnd"/>
        <w:r w:rsidRPr="00F724C2">
          <w:rPr>
            <w:rFonts w:ascii="Times New Roman" w:hAnsi="Times New Roman"/>
            <w:rPrChange w:id="1444" w:author="Author" w:date="2026-05-20T18:59:00Z" w16du:dateUtc="2026-05-20T10:59:00Z">
              <w:rPr>
                <w:rFonts w:eastAsia="宋体"/>
                <w:lang w:eastAsia="zh-CN"/>
              </w:rPr>
            </w:rPrChange>
          </w:rPr>
          <w:t xml:space="preserve"> generator, making any episode exactly reproducible given its seed.</w:t>
        </w:r>
      </w:ins>
    </w:p>
    <w:p w14:paraId="278C876D" w14:textId="77777777" w:rsidR="00D803EE" w:rsidRPr="006A47D3" w:rsidRDefault="00000000">
      <w:pPr>
        <w:pStyle w:val="21"/>
        <w:rPr>
          <w:rFonts w:ascii="Times New Roman" w:hAnsi="Times New Roman" w:cs="Times New Roman"/>
          <w:color w:val="auto"/>
          <w:rPrChange w:id="1445" w:author="Author" w:date="2026-05-20T19:34:00Z" w16du:dateUtc="2026-05-20T11:34:00Z">
            <w:rPr>
              <w:color w:val="595959" w:themeColor="text1" w:themeTint="A6"/>
            </w:rPr>
          </w:rPrChange>
        </w:rPr>
      </w:pPr>
      <w:r w:rsidRPr="006A47D3">
        <w:rPr>
          <w:rFonts w:ascii="Times New Roman" w:hAnsi="Times New Roman" w:cs="Times New Roman"/>
          <w:color w:val="auto"/>
          <w:rPrChange w:id="1446" w:author="Author" w:date="2026-05-20T19:34:00Z" w16du:dateUtc="2026-05-20T11:34:00Z">
            <w:rPr>
              <w:rFonts w:ascii="Calibri" w:hAnsi="Calibri"/>
              <w:color w:val="595959" w:themeColor="text1" w:themeTint="A6"/>
            </w:rPr>
          </w:rPrChange>
        </w:rPr>
        <w:t xml:space="preserve">4.6 </w:t>
      </w:r>
      <w:del w:id="1447" w:author="Author" w:date="2026-05-20T19:36:00Z" w16du:dateUtc="2026-05-20T11:36:00Z">
        <w:r w:rsidRPr="006A47D3" w:rsidDel="006A47D3">
          <w:rPr>
            <w:rFonts w:ascii="Times New Roman" w:hAnsi="Times New Roman" w:cs="Times New Roman"/>
            <w:color w:val="auto"/>
            <w:rPrChange w:id="1448" w:author="Author" w:date="2026-05-20T19:34:00Z" w16du:dateUtc="2026-05-20T11:34: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1449" w:author="Author" w:date="2026-05-20T19:34:00Z" w16du:dateUtc="2026-05-20T11:34:00Z">
            <w:rPr>
              <w:rFonts w:ascii="Calibri" w:hAnsi="Calibri"/>
              <w:color w:val="595959" w:themeColor="text1" w:themeTint="A6"/>
            </w:rPr>
          </w:rPrChange>
        </w:rPr>
        <w:t>Episode Termination</w:t>
      </w:r>
    </w:p>
    <w:p w14:paraId="55343830" w14:textId="70B8C8AC" w:rsidR="00D803EE" w:rsidRPr="00F724C2" w:rsidRDefault="00000000" w:rsidP="0028278E">
      <w:pPr>
        <w:spacing w:after="0" w:line="300" w:lineRule="exact"/>
        <w:ind w:firstLine="284"/>
        <w:jc w:val="both"/>
        <w:rPr>
          <w:rFonts w:ascii="Times New Roman" w:hAnsi="Times New Roman"/>
          <w:rPrChange w:id="1450" w:author="Author" w:date="2026-05-20T18:59:00Z" w16du:dateUtc="2026-05-20T10:59:00Z">
            <w:rPr/>
          </w:rPrChange>
        </w:rPr>
        <w:pPrChange w:id="1451" w:author="Author" w:date="2026-05-20T19:29:00Z" w16du:dateUtc="2026-05-20T11:29:00Z">
          <w:pPr>
            <w:spacing w:after="160" w:line="280" w:lineRule="exact"/>
            <w:ind w:firstLine="283"/>
          </w:pPr>
        </w:pPrChange>
      </w:pPr>
      <w:r w:rsidRPr="00F724C2">
        <w:rPr>
          <w:rFonts w:ascii="Times New Roman" w:hAnsi="Times New Roman"/>
          <w:rPrChange w:id="1452" w:author="Author" w:date="2026-05-20T18:59:00Z" w16du:dateUtc="2026-05-20T10:59:00Z">
            <w:rPr>
              <w:rFonts w:ascii="Calibri" w:hAnsi="Calibri"/>
            </w:rPr>
          </w:rPrChange>
        </w:rPr>
        <w:t>An episode terminates (</w:t>
      </w:r>
      <w:r w:rsidRPr="00F724C2">
        <w:rPr>
          <w:rFonts w:ascii="Times New Roman" w:hAnsi="Times New Roman"/>
          <w:rPrChange w:id="1453" w:author="Author" w:date="2026-05-20T18:59:00Z" w16du:dateUtc="2026-05-20T10:59:00Z">
            <w:rPr>
              <w:rFonts w:ascii="Calibri" w:hAnsi="Calibri"/>
              <w:i/>
            </w:rPr>
          </w:rPrChange>
        </w:rPr>
        <w:t>terminated = True</w:t>
      </w:r>
      <w:r w:rsidRPr="00F724C2">
        <w:rPr>
          <w:rFonts w:ascii="Times New Roman" w:hAnsi="Times New Roman"/>
          <w:rPrChange w:id="1454" w:author="Author" w:date="2026-05-20T18:59:00Z" w16du:dateUtc="2026-05-20T10:59:00Z">
            <w:rPr>
              <w:rFonts w:ascii="Calibri" w:hAnsi="Calibri"/>
            </w:rPr>
          </w:rPrChange>
        </w:rPr>
        <w:t>) when the player's HP hits 0 or the boss is killed</w:t>
      </w:r>
      <w:ins w:id="1455" w:author="Author" w:date="2026-05-19T21:52:00Z" w16du:dateUtc="2026-05-19T13:52:00Z">
        <w:r w:rsidR="00E74017" w:rsidRPr="00F724C2">
          <w:rPr>
            <w:rFonts w:ascii="Times New Roman" w:hAnsi="Times New Roman" w:hint="eastAsia"/>
            <w:rPrChange w:id="1456" w:author="Author" w:date="2026-05-20T18:59:00Z" w16du:dateUtc="2026-05-20T10:59:00Z">
              <w:rPr>
                <w:rFonts w:ascii="Calibri" w:eastAsia="宋体" w:hAnsi="Calibri" w:hint="eastAsia"/>
                <w:lang w:eastAsia="zh-CN"/>
              </w:rPr>
            </w:rPrChange>
          </w:rPr>
          <w:t>,</w:t>
        </w:r>
      </w:ins>
      <w:ins w:id="1457" w:author="Author" w:date="2026-05-19T21:53:00Z" w16du:dateUtc="2026-05-19T13:53:00Z">
        <w:r w:rsidR="00E74017" w:rsidRPr="00F724C2">
          <w:rPr>
            <w:rFonts w:ascii="Times New Roman" w:hAnsi="Times New Roman" w:hint="eastAsia"/>
            <w:rPrChange w:id="1458" w:author="Author" w:date="2026-05-20T18:59:00Z" w16du:dateUtc="2026-05-20T10:59:00Z">
              <w:rPr>
                <w:rFonts w:ascii="Calibri" w:eastAsia="宋体" w:hAnsi="Calibri" w:hint="eastAsia"/>
                <w:lang w:eastAsia="zh-CN"/>
              </w:rPr>
            </w:rPrChange>
          </w:rPr>
          <w:t xml:space="preserve"> </w:t>
        </w:r>
        <w:proofErr w:type="spellStart"/>
        <w:r w:rsidR="00E74017" w:rsidRPr="00F724C2">
          <w:rPr>
            <w:rFonts w:ascii="Times New Roman" w:hAnsi="Times New Roman" w:hint="eastAsia"/>
            <w:rPrChange w:id="1459" w:author="Author" w:date="2026-05-20T18:59:00Z" w16du:dateUtc="2026-05-20T10:59:00Z">
              <w:rPr>
                <w:rFonts w:ascii="Calibri" w:eastAsia="宋体" w:hAnsi="Calibri" w:hint="eastAsia"/>
                <w:lang w:eastAsia="zh-CN"/>
              </w:rPr>
            </w:rPrChange>
          </w:rPr>
          <w:t>and</w:t>
        </w:r>
      </w:ins>
      <w:del w:id="1460" w:author="Author" w:date="2026-05-19T21:52:00Z" w16du:dateUtc="2026-05-19T13:52:00Z">
        <w:r w:rsidRPr="00F724C2" w:rsidDel="00E74017">
          <w:rPr>
            <w:rFonts w:ascii="Times New Roman" w:hAnsi="Times New Roman"/>
            <w:rPrChange w:id="1461" w:author="Author" w:date="2026-05-20T18:59:00Z" w16du:dateUtc="2026-05-20T10:59:00Z">
              <w:rPr>
                <w:rFonts w:ascii="Calibri" w:hAnsi="Calibri"/>
              </w:rPr>
            </w:rPrChange>
          </w:rPr>
          <w:delText xml:space="preserve">; </w:delText>
        </w:r>
      </w:del>
      <w:r w:rsidRPr="00F724C2">
        <w:rPr>
          <w:rFonts w:ascii="Times New Roman" w:hAnsi="Times New Roman"/>
          <w:rPrChange w:id="1462" w:author="Author" w:date="2026-05-20T18:59:00Z" w16du:dateUtc="2026-05-20T10:59:00Z">
            <w:rPr>
              <w:rFonts w:ascii="Calibri" w:hAnsi="Calibri"/>
            </w:rPr>
          </w:rPrChange>
        </w:rPr>
        <w:t>the</w:t>
      </w:r>
      <w:proofErr w:type="spellEnd"/>
      <w:r w:rsidRPr="00F724C2">
        <w:rPr>
          <w:rFonts w:ascii="Times New Roman" w:hAnsi="Times New Roman"/>
          <w:rPrChange w:id="1463" w:author="Author" w:date="2026-05-20T18:59:00Z" w16du:dateUtc="2026-05-20T10:59:00Z">
            <w:rPr>
              <w:rFonts w:ascii="Calibri" w:hAnsi="Calibri"/>
            </w:rPr>
          </w:rPrChange>
        </w:rPr>
        <w:t xml:space="preserve"> </w:t>
      </w:r>
      <w:r w:rsidRPr="00F724C2">
        <w:rPr>
          <w:rFonts w:ascii="Times New Roman" w:hAnsi="Times New Roman"/>
          <w:rPrChange w:id="1464" w:author="Author" w:date="2026-05-20T18:59:00Z" w16du:dateUtc="2026-05-20T10:59:00Z">
            <w:rPr>
              <w:rFonts w:ascii="Calibri" w:hAnsi="Calibri"/>
              <w:i/>
            </w:rPr>
          </w:rPrChange>
        </w:rPr>
        <w:t>victory</w:t>
      </w:r>
      <w:r w:rsidRPr="00F724C2">
        <w:rPr>
          <w:rFonts w:ascii="Times New Roman" w:hAnsi="Times New Roman"/>
          <w:rPrChange w:id="1465" w:author="Author" w:date="2026-05-20T18:59:00Z" w16du:dateUtc="2026-05-20T10:59:00Z">
            <w:rPr>
              <w:rFonts w:ascii="Calibri" w:hAnsi="Calibri"/>
            </w:rPr>
          </w:rPrChange>
        </w:rPr>
        <w:t xml:space="preserve"> flag in </w:t>
      </w:r>
      <w:r w:rsidRPr="00F724C2">
        <w:rPr>
          <w:rFonts w:ascii="Times New Roman" w:hAnsi="Times New Roman"/>
          <w:rPrChange w:id="1466" w:author="Author" w:date="2026-05-20T18:59:00Z" w16du:dateUtc="2026-05-20T10:59:00Z">
            <w:rPr>
              <w:rFonts w:ascii="Calibri" w:hAnsi="Calibri"/>
              <w:i/>
            </w:rPr>
          </w:rPrChange>
        </w:rPr>
        <w:t>info</w:t>
      </w:r>
      <w:r w:rsidRPr="00F724C2">
        <w:rPr>
          <w:rFonts w:ascii="Times New Roman" w:hAnsi="Times New Roman"/>
          <w:rPrChange w:id="1467" w:author="Author" w:date="2026-05-20T18:59:00Z" w16du:dateUtc="2026-05-20T10:59:00Z">
            <w:rPr>
              <w:rFonts w:ascii="Calibri" w:hAnsi="Calibri"/>
            </w:rPr>
          </w:rPrChange>
        </w:rPr>
        <w:t xml:space="preserve"> distinguishes the two cases. A hard turn-cap of 200 was added as a safety net against infinite loops; it was never triggered across 1,000 evaluation episodes.</w:t>
      </w:r>
    </w:p>
    <w:p w14:paraId="4F5C703D" w14:textId="26D8AC82" w:rsidR="00D803EE" w:rsidDel="003C5103" w:rsidRDefault="00D803EE">
      <w:pPr>
        <w:pBdr>
          <w:bottom w:val="single" w:sz="6" w:space="1" w:color="AAAAAA"/>
        </w:pBdr>
        <w:spacing w:before="120" w:after="120"/>
        <w:rPr>
          <w:del w:id="1468" w:author="Author" w:date="2026-05-20T19:53:00Z" w16du:dateUtc="2026-05-20T11:53:00Z"/>
        </w:rPr>
      </w:pPr>
    </w:p>
    <w:p w14:paraId="284AB618" w14:textId="77777777" w:rsidR="00D803EE" w:rsidRDefault="00000000">
      <w:pPr>
        <w:pStyle w:val="1"/>
        <w:rPr>
          <w:color w:val="auto"/>
        </w:rPr>
      </w:pPr>
      <w:r>
        <w:rPr>
          <w:rFonts w:ascii="Calibri" w:hAnsi="Calibri"/>
          <w:color w:val="auto"/>
          <w:sz w:val="32"/>
        </w:rPr>
        <w:t xml:space="preserve">5. </w:t>
      </w:r>
      <w:del w:id="1469" w:author="Author" w:date="2026-05-20T19:16:00Z" w16du:dateUtc="2026-05-20T11:16:00Z">
        <w:r w:rsidDel="00C63F2C">
          <w:rPr>
            <w:rFonts w:ascii="Calibri" w:hAnsi="Calibri"/>
            <w:color w:val="auto"/>
            <w:sz w:val="32"/>
          </w:rPr>
          <w:delText xml:space="preserve"> </w:delText>
        </w:r>
      </w:del>
      <w:r>
        <w:rPr>
          <w:rFonts w:ascii="Calibri" w:hAnsi="Calibri"/>
          <w:color w:val="auto"/>
          <w:sz w:val="32"/>
        </w:rPr>
        <w:t>Training Setup</w:t>
      </w:r>
    </w:p>
    <w:p w14:paraId="553879B4" w14:textId="77777777" w:rsidR="00D803EE" w:rsidRPr="006A47D3" w:rsidRDefault="00000000">
      <w:pPr>
        <w:pStyle w:val="21"/>
        <w:rPr>
          <w:rFonts w:ascii="Times New Roman" w:hAnsi="Times New Roman" w:cs="Times New Roman"/>
          <w:color w:val="auto"/>
          <w:rPrChange w:id="1470" w:author="Author" w:date="2026-05-20T19:34:00Z" w16du:dateUtc="2026-05-20T11:34:00Z">
            <w:rPr>
              <w:color w:val="595959" w:themeColor="text1" w:themeTint="A6"/>
            </w:rPr>
          </w:rPrChange>
        </w:rPr>
      </w:pPr>
      <w:r w:rsidRPr="006A47D3">
        <w:rPr>
          <w:rFonts w:ascii="Times New Roman" w:hAnsi="Times New Roman" w:cs="Times New Roman"/>
          <w:color w:val="auto"/>
          <w:rPrChange w:id="1471" w:author="Author" w:date="2026-05-20T19:34:00Z" w16du:dateUtc="2026-05-20T11:34:00Z">
            <w:rPr>
              <w:rFonts w:ascii="Calibri" w:hAnsi="Calibri"/>
              <w:color w:val="595959" w:themeColor="text1" w:themeTint="A6"/>
            </w:rPr>
          </w:rPrChange>
        </w:rPr>
        <w:t xml:space="preserve">5.1 </w:t>
      </w:r>
      <w:del w:id="1472" w:author="Author" w:date="2026-05-20T19:36:00Z" w16du:dateUtc="2026-05-20T11:36:00Z">
        <w:r w:rsidRPr="006A47D3" w:rsidDel="006A47D3">
          <w:rPr>
            <w:rFonts w:ascii="Times New Roman" w:hAnsi="Times New Roman" w:cs="Times New Roman"/>
            <w:color w:val="auto"/>
            <w:rPrChange w:id="1473" w:author="Author" w:date="2026-05-20T19:34:00Z" w16du:dateUtc="2026-05-20T11:34: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1474" w:author="Author" w:date="2026-05-20T19:34:00Z" w16du:dateUtc="2026-05-20T11:34:00Z">
            <w:rPr>
              <w:rFonts w:ascii="Calibri" w:hAnsi="Calibri"/>
              <w:color w:val="595959" w:themeColor="text1" w:themeTint="A6"/>
            </w:rPr>
          </w:rPrChange>
        </w:rPr>
        <w:t>Algorithm</w:t>
      </w:r>
    </w:p>
    <w:p w14:paraId="72A1D710" w14:textId="17D23ECF" w:rsidR="00D803EE" w:rsidRPr="00F724C2" w:rsidRDefault="00000000" w:rsidP="0028278E">
      <w:pPr>
        <w:spacing w:after="0" w:line="300" w:lineRule="exact"/>
        <w:ind w:firstLine="284"/>
        <w:jc w:val="both"/>
        <w:rPr>
          <w:rFonts w:ascii="Times New Roman" w:hAnsi="Times New Roman"/>
          <w:rPrChange w:id="1475" w:author="Author" w:date="2026-05-20T18:59:00Z" w16du:dateUtc="2026-05-20T10:59:00Z">
            <w:rPr/>
          </w:rPrChange>
        </w:rPr>
        <w:pPrChange w:id="1476" w:author="Author" w:date="2026-05-20T19:28:00Z" w16du:dateUtc="2026-05-20T11:28:00Z">
          <w:pPr>
            <w:spacing w:after="80" w:line="280" w:lineRule="exact"/>
            <w:ind w:firstLine="283"/>
          </w:pPr>
        </w:pPrChange>
      </w:pPr>
      <w:r w:rsidRPr="00F724C2">
        <w:rPr>
          <w:rFonts w:ascii="Times New Roman" w:hAnsi="Times New Roman"/>
          <w:rPrChange w:id="1477" w:author="Author" w:date="2026-05-20T18:59:00Z" w16du:dateUtc="2026-05-20T10:59:00Z">
            <w:rPr>
              <w:rFonts w:ascii="Calibri" w:hAnsi="Calibri"/>
            </w:rPr>
          </w:rPrChange>
        </w:rPr>
        <w:t xml:space="preserve">We train </w:t>
      </w:r>
      <w:proofErr w:type="spellStart"/>
      <w:r w:rsidRPr="00F724C2">
        <w:rPr>
          <w:rFonts w:ascii="Times New Roman" w:hAnsi="Times New Roman"/>
          <w:rPrChange w:id="1478" w:author="Author" w:date="2026-05-20T18:59:00Z" w16du:dateUtc="2026-05-20T10:59:00Z">
            <w:rPr>
              <w:rFonts w:ascii="Calibri" w:hAnsi="Calibri"/>
            </w:rPr>
          </w:rPrChange>
        </w:rPr>
        <w:t>MaskablePPO</w:t>
      </w:r>
      <w:proofErr w:type="spellEnd"/>
      <w:r w:rsidRPr="00F724C2">
        <w:rPr>
          <w:rFonts w:ascii="Times New Roman" w:hAnsi="Times New Roman"/>
          <w:rPrChange w:id="1479" w:author="Author" w:date="2026-05-20T18:59:00Z" w16du:dateUtc="2026-05-20T10:59:00Z">
            <w:rPr>
              <w:rFonts w:ascii="Calibri" w:hAnsi="Calibri"/>
            </w:rPr>
          </w:rPrChange>
        </w:rPr>
        <w:t xml:space="preserve"> from </w:t>
      </w:r>
      <w:r w:rsidRPr="00F724C2">
        <w:rPr>
          <w:rFonts w:ascii="Times New Roman" w:hAnsi="Times New Roman"/>
          <w:rPrChange w:id="1480" w:author="Author" w:date="2026-05-20T18:59:00Z" w16du:dateUtc="2026-05-20T10:59:00Z">
            <w:rPr>
              <w:rFonts w:ascii="Calibri" w:hAnsi="Calibri"/>
              <w:i/>
            </w:rPr>
          </w:rPrChange>
        </w:rPr>
        <w:t>sb3-contrib==2.3.0</w:t>
      </w:r>
      <w:r w:rsidRPr="00F724C2">
        <w:rPr>
          <w:rFonts w:ascii="Times New Roman" w:hAnsi="Times New Roman"/>
          <w:rPrChange w:id="1481" w:author="Author" w:date="2026-05-20T18:59:00Z" w16du:dateUtc="2026-05-20T10:59:00Z">
            <w:rPr>
              <w:rFonts w:ascii="Calibri" w:hAnsi="Calibri"/>
            </w:rPr>
          </w:rPrChange>
        </w:rPr>
        <w:t xml:space="preserve"> </w:t>
      </w:r>
      <w:del w:id="1482" w:author="Author" w:date="2026-05-19T21:53:00Z" w16du:dateUtc="2026-05-19T13:53:00Z">
        <w:r w:rsidRPr="00F724C2" w:rsidDel="00E74017">
          <w:rPr>
            <w:rFonts w:ascii="Times New Roman" w:hAnsi="Times New Roman"/>
            <w:rPrChange w:id="1483" w:author="Author" w:date="2026-05-20T18:59:00Z" w16du:dateUtc="2026-05-20T10:59:00Z">
              <w:rPr>
                <w:rFonts w:ascii="Calibri" w:hAnsi="Calibri"/>
              </w:rPr>
            </w:rPrChange>
          </w:rPr>
          <w:delText>(Raffin et al. 2021)</w:delText>
        </w:r>
      </w:del>
      <w:r w:rsidRPr="00F724C2">
        <w:rPr>
          <w:rFonts w:ascii="Times New Roman" w:hAnsi="Times New Roman"/>
          <w:rPrChange w:id="1484" w:author="Author" w:date="2026-05-20T18:59:00Z" w16du:dateUtc="2026-05-20T10:59:00Z">
            <w:rPr>
              <w:rFonts w:ascii="Calibri" w:hAnsi="Calibri"/>
            </w:rPr>
          </w:rPrChange>
        </w:rPr>
        <w:t xml:space="preserve">, which extends standard PPO with native invalid-action masking in the rollout buffer, the action distribution, and the policy-loss term. The policy network is a 2-layer MLP with hidden sizes [128, 128] and tanh activations; the value head shares the trunk and adds a single linear output. Hyperparameters are listed in Table </w:t>
      </w:r>
      <w:del w:id="1485" w:author="Author" w:date="2026-05-19T21:54:00Z" w16du:dateUtc="2026-05-19T13:54:00Z">
        <w:r w:rsidRPr="00F724C2" w:rsidDel="00E74017">
          <w:rPr>
            <w:rFonts w:ascii="Times New Roman" w:hAnsi="Times New Roman"/>
            <w:rPrChange w:id="1486" w:author="Author" w:date="2026-05-20T18:59:00Z" w16du:dateUtc="2026-05-20T10:59:00Z">
              <w:rPr>
                <w:rFonts w:ascii="Calibri" w:hAnsi="Calibri"/>
              </w:rPr>
            </w:rPrChange>
          </w:rPr>
          <w:delText>2</w:delText>
        </w:r>
      </w:del>
      <w:ins w:id="1487" w:author="Author" w:date="2026-05-20T19:51:00Z" w16du:dateUtc="2026-05-20T11:51:00Z">
        <w:r w:rsidR="00F22048">
          <w:rPr>
            <w:rFonts w:ascii="Times New Roman" w:eastAsia="宋体" w:hAnsi="Times New Roman" w:hint="eastAsia"/>
            <w:lang w:eastAsia="zh-CN"/>
          </w:rPr>
          <w:t>7</w:t>
        </w:r>
      </w:ins>
      <w:r w:rsidRPr="00F724C2">
        <w:rPr>
          <w:rFonts w:ascii="Times New Roman" w:hAnsi="Times New Roman"/>
          <w:rPrChange w:id="1488" w:author="Author" w:date="2026-05-20T18:59:00Z" w16du:dateUtc="2026-05-20T10:59:00Z">
            <w:rPr>
              <w:rFonts w:ascii="Calibri" w:hAnsi="Calibri"/>
            </w:rPr>
          </w:rPrChange>
        </w:rPr>
        <w:t>.</w:t>
      </w:r>
    </w:p>
    <w:p w14:paraId="45C47780" w14:textId="15ED792E" w:rsidR="00D803EE" w:rsidRPr="00F22048" w:rsidDel="00F22048" w:rsidRDefault="00000000" w:rsidP="00F22048">
      <w:pPr>
        <w:spacing w:before="200" w:after="40"/>
        <w:rPr>
          <w:del w:id="1489" w:author="Author" w:date="2026-05-20T19:51:00Z" w16du:dateUtc="2026-05-20T11:51:00Z"/>
          <w:rFonts w:asciiTheme="majorHAnsi" w:hAnsiTheme="majorHAnsi" w:cstheme="majorHAnsi"/>
          <w:bCs/>
          <w:sz w:val="20"/>
          <w:szCs w:val="20"/>
          <w:rPrChange w:id="1490" w:author="Author" w:date="2026-05-20T19:52:00Z" w16du:dateUtc="2026-05-20T11:52:00Z">
            <w:rPr>
              <w:del w:id="1491" w:author="Author" w:date="2026-05-20T19:51:00Z" w16du:dateUtc="2026-05-20T11:51:00Z"/>
            </w:rPr>
          </w:rPrChange>
        </w:rPr>
        <w:pPrChange w:id="1492" w:author="Author" w:date="2026-05-20T19:52:00Z" w16du:dateUtc="2026-05-20T11:52:00Z">
          <w:pPr>
            <w:spacing w:before="40" w:after="120"/>
          </w:pPr>
        </w:pPrChange>
      </w:pPr>
      <w:del w:id="1493" w:author="Author" w:date="2026-05-20T19:51:00Z" w16du:dateUtc="2026-05-20T11:51:00Z">
        <w:r w:rsidRPr="00F22048" w:rsidDel="00F22048">
          <w:rPr>
            <w:rFonts w:asciiTheme="majorHAnsi" w:hAnsiTheme="majorHAnsi" w:cstheme="majorHAnsi"/>
            <w:bCs/>
            <w:sz w:val="20"/>
            <w:szCs w:val="20"/>
            <w:rPrChange w:id="1494" w:author="Author" w:date="2026-05-20T19:52:00Z" w16du:dateUtc="2026-05-20T11:52:00Z">
              <w:rPr>
                <w:rFonts w:ascii="Calibri" w:hAnsi="Calibri"/>
                <w:b/>
                <w:sz w:val="20"/>
              </w:rPr>
            </w:rPrChange>
          </w:rPr>
          <w:delText xml:space="preserve">Table </w:delText>
        </w:r>
      </w:del>
      <w:del w:id="1495" w:author="Author" w:date="2026-05-19T21:54:00Z" w16du:dateUtc="2026-05-19T13:54:00Z">
        <w:r w:rsidRPr="00F22048" w:rsidDel="00E74017">
          <w:rPr>
            <w:rFonts w:asciiTheme="majorHAnsi" w:hAnsiTheme="majorHAnsi" w:cstheme="majorHAnsi"/>
            <w:bCs/>
            <w:sz w:val="20"/>
            <w:szCs w:val="20"/>
            <w:rPrChange w:id="1496" w:author="Author" w:date="2026-05-20T19:52:00Z" w16du:dateUtc="2026-05-20T11:52:00Z">
              <w:rPr>
                <w:rFonts w:ascii="Calibri" w:hAnsi="Calibri"/>
                <w:b/>
                <w:sz w:val="20"/>
              </w:rPr>
            </w:rPrChange>
          </w:rPr>
          <w:delText>2</w:delText>
        </w:r>
      </w:del>
      <w:del w:id="1497" w:author="Author" w:date="2026-05-20T19:51:00Z" w16du:dateUtc="2026-05-20T11:51:00Z">
        <w:r w:rsidRPr="00F22048" w:rsidDel="00F22048">
          <w:rPr>
            <w:rFonts w:asciiTheme="majorHAnsi" w:hAnsiTheme="majorHAnsi" w:cstheme="majorHAnsi"/>
            <w:bCs/>
            <w:sz w:val="20"/>
            <w:szCs w:val="20"/>
            <w:rPrChange w:id="1498" w:author="Author" w:date="2026-05-20T19:52:00Z" w16du:dateUtc="2026-05-20T11:52:00Z">
              <w:rPr>
                <w:rFonts w:ascii="Calibri" w:hAnsi="Calibri"/>
                <w:b/>
                <w:sz w:val="20"/>
              </w:rPr>
            </w:rPrChange>
          </w:rPr>
          <w:delText>.  Training hyperparameters.</w:delText>
        </w:r>
      </w:del>
    </w:p>
    <w:p w14:paraId="1A1935FA" w14:textId="6EC55F20" w:rsidR="00F22048" w:rsidRPr="00F22048" w:rsidRDefault="00F22048" w:rsidP="00F22048">
      <w:pPr>
        <w:spacing w:before="200" w:after="40"/>
        <w:rPr>
          <w:ins w:id="1499" w:author="Author" w:date="2026-05-20T19:50:00Z" w16du:dateUtc="2026-05-20T11:50:00Z"/>
          <w:rFonts w:asciiTheme="majorHAnsi" w:hAnsiTheme="majorHAnsi" w:cstheme="majorHAnsi" w:hint="eastAsia"/>
          <w:bCs/>
          <w:sz w:val="20"/>
          <w:szCs w:val="20"/>
          <w:rPrChange w:id="1500" w:author="Author" w:date="2026-05-20T19:52:00Z" w16du:dateUtc="2026-05-20T11:52:00Z">
            <w:rPr>
              <w:ins w:id="1501" w:author="Author" w:date="2026-05-20T19:50:00Z" w16du:dateUtc="2026-05-20T11:50:00Z"/>
            </w:rPr>
          </w:rPrChange>
        </w:rPr>
        <w:pPrChange w:id="1502" w:author="Author" w:date="2026-05-20T19:52:00Z" w16du:dateUtc="2026-05-20T11:52:00Z">
          <w:pPr/>
        </w:pPrChange>
      </w:pPr>
      <w:ins w:id="1503" w:author="Author" w:date="2026-05-20T19:50:00Z" w16du:dateUtc="2026-05-20T11:50:00Z">
        <w:r w:rsidRPr="00F22048">
          <w:rPr>
            <w:rFonts w:asciiTheme="majorHAnsi" w:hAnsiTheme="majorHAnsi" w:cstheme="majorHAnsi"/>
            <w:bCs/>
            <w:sz w:val="20"/>
            <w:szCs w:val="20"/>
            <w:rPrChange w:id="1504" w:author="Author" w:date="2026-05-20T19:52:00Z" w16du:dateUtc="2026-05-20T11:52:00Z">
              <w:rPr/>
            </w:rPrChange>
          </w:rPr>
          <w:t xml:space="preserve">Table </w:t>
        </w:r>
        <w:r w:rsidRPr="00F22048">
          <w:rPr>
            <w:rFonts w:asciiTheme="majorHAnsi" w:hAnsiTheme="majorHAnsi" w:cstheme="majorHAnsi"/>
            <w:bCs/>
            <w:sz w:val="20"/>
            <w:szCs w:val="20"/>
            <w:rPrChange w:id="1505" w:author="Author" w:date="2026-05-20T19:52:00Z" w16du:dateUtc="2026-05-20T11:52:00Z">
              <w:rPr/>
            </w:rPrChange>
          </w:rPr>
          <w:fldChar w:fldCharType="begin"/>
        </w:r>
        <w:r w:rsidRPr="00F22048">
          <w:rPr>
            <w:rFonts w:asciiTheme="majorHAnsi" w:hAnsiTheme="majorHAnsi" w:cstheme="majorHAnsi"/>
            <w:bCs/>
            <w:sz w:val="20"/>
            <w:szCs w:val="20"/>
            <w:rPrChange w:id="1506" w:author="Author" w:date="2026-05-20T19:52:00Z" w16du:dateUtc="2026-05-20T11:52:00Z">
              <w:rPr/>
            </w:rPrChange>
          </w:rPr>
          <w:instrText xml:space="preserve"> SEQ Table \* ARABIC </w:instrText>
        </w:r>
      </w:ins>
      <w:r w:rsidRPr="00F22048">
        <w:rPr>
          <w:rFonts w:asciiTheme="majorHAnsi" w:hAnsiTheme="majorHAnsi" w:cstheme="majorHAnsi"/>
          <w:bCs/>
          <w:sz w:val="20"/>
          <w:szCs w:val="20"/>
          <w:rPrChange w:id="1507" w:author="Author" w:date="2026-05-20T19:52:00Z" w16du:dateUtc="2026-05-20T11:52:00Z">
            <w:rPr/>
          </w:rPrChange>
        </w:rPr>
        <w:fldChar w:fldCharType="separate"/>
      </w:r>
      <w:ins w:id="1508" w:author="Author" w:date="2026-05-20T19:51:00Z" w16du:dateUtc="2026-05-20T11:51:00Z">
        <w:r w:rsidRPr="00F22048">
          <w:rPr>
            <w:rFonts w:asciiTheme="majorHAnsi" w:hAnsiTheme="majorHAnsi" w:cstheme="majorHAnsi"/>
            <w:bCs/>
            <w:sz w:val="20"/>
            <w:szCs w:val="20"/>
            <w:rPrChange w:id="1509" w:author="Author" w:date="2026-05-20T19:52:00Z" w16du:dateUtc="2026-05-20T11:52:00Z">
              <w:rPr>
                <w:noProof/>
              </w:rPr>
            </w:rPrChange>
          </w:rPr>
          <w:t>7</w:t>
        </w:r>
      </w:ins>
      <w:ins w:id="1510" w:author="Author" w:date="2026-05-20T19:50:00Z" w16du:dateUtc="2026-05-20T11:50:00Z">
        <w:r w:rsidRPr="00F22048">
          <w:rPr>
            <w:rFonts w:asciiTheme="majorHAnsi" w:hAnsiTheme="majorHAnsi" w:cstheme="majorHAnsi"/>
            <w:bCs/>
            <w:sz w:val="20"/>
            <w:szCs w:val="20"/>
            <w:rPrChange w:id="1511" w:author="Author" w:date="2026-05-20T19:52:00Z" w16du:dateUtc="2026-05-20T11:52:00Z">
              <w:rPr/>
            </w:rPrChange>
          </w:rPr>
          <w:fldChar w:fldCharType="end"/>
        </w:r>
        <w:r w:rsidRPr="00F22048">
          <w:rPr>
            <w:rFonts w:asciiTheme="majorHAnsi" w:hAnsiTheme="majorHAnsi" w:cstheme="majorHAnsi" w:hint="eastAsia"/>
            <w:bCs/>
            <w:sz w:val="20"/>
            <w:szCs w:val="20"/>
            <w:rPrChange w:id="1512" w:author="Author" w:date="2026-05-20T19:52:00Z" w16du:dateUtc="2026-05-20T11:52:00Z">
              <w:rPr>
                <w:rFonts w:eastAsia="宋体" w:hint="eastAsia"/>
                <w:lang w:eastAsia="zh-CN"/>
              </w:rPr>
            </w:rPrChange>
          </w:rPr>
          <w:t xml:space="preserve">.  </w:t>
        </w:r>
        <w:r w:rsidRPr="00F22048">
          <w:rPr>
            <w:rFonts w:asciiTheme="majorHAnsi" w:hAnsiTheme="majorHAnsi" w:cstheme="majorHAnsi"/>
            <w:bCs/>
            <w:sz w:val="20"/>
            <w:szCs w:val="20"/>
            <w:rPrChange w:id="1513" w:author="Author" w:date="2026-05-20T19:52:00Z" w16du:dateUtc="2026-05-20T11:52:00Z">
              <w:rPr>
                <w:rFonts w:ascii="Calibri" w:hAnsi="Calibri"/>
                <w:b/>
                <w:sz w:val="20"/>
              </w:rPr>
            </w:rPrChange>
          </w:rPr>
          <w:t>Training hyperparameters</w:t>
        </w:r>
      </w:ins>
    </w:p>
    <w:tbl>
      <w:tblPr>
        <w:tblStyle w:val="af4"/>
        <w:tblW w:w="0" w:type="auto"/>
        <w:tblLook w:val="04A0" w:firstRow="1" w:lastRow="0" w:firstColumn="1" w:lastColumn="0" w:noHBand="0" w:noVBand="1"/>
      </w:tblPr>
      <w:tblGrid>
        <w:gridCol w:w="3114"/>
        <w:gridCol w:w="2548"/>
        <w:gridCol w:w="2832"/>
      </w:tblGrid>
      <w:tr w:rsidR="00D803EE" w14:paraId="5E5F6719" w14:textId="77777777">
        <w:tc>
          <w:tcPr>
            <w:tcW w:w="3118" w:type="dxa"/>
            <w:shd w:val="clear" w:color="auto" w:fill="D6E4F0"/>
          </w:tcPr>
          <w:p w14:paraId="1D29388D" w14:textId="77777777" w:rsidR="00D803EE" w:rsidRDefault="00000000">
            <w:pPr>
              <w:spacing w:after="0" w:line="240" w:lineRule="auto"/>
              <w:jc w:val="center"/>
            </w:pPr>
            <w:r>
              <w:rPr>
                <w:rFonts w:ascii="Calibri" w:hAnsi="Calibri"/>
                <w:b/>
                <w:sz w:val="20"/>
              </w:rPr>
              <w:t>Hyperparameter</w:t>
            </w:r>
          </w:p>
        </w:tc>
        <w:tc>
          <w:tcPr>
            <w:tcW w:w="2551" w:type="dxa"/>
            <w:shd w:val="clear" w:color="auto" w:fill="D6E4F0"/>
          </w:tcPr>
          <w:p w14:paraId="516B44E6" w14:textId="77777777" w:rsidR="00D803EE" w:rsidRDefault="00000000">
            <w:pPr>
              <w:spacing w:after="0" w:line="240" w:lineRule="auto"/>
              <w:jc w:val="center"/>
            </w:pPr>
            <w:r>
              <w:rPr>
                <w:rFonts w:ascii="Calibri" w:hAnsi="Calibri"/>
                <w:b/>
                <w:sz w:val="20"/>
              </w:rPr>
              <w:t>Value</w:t>
            </w:r>
          </w:p>
        </w:tc>
        <w:tc>
          <w:tcPr>
            <w:tcW w:w="2835" w:type="dxa"/>
            <w:shd w:val="clear" w:color="auto" w:fill="D6E4F0"/>
          </w:tcPr>
          <w:p w14:paraId="1B3F16EE" w14:textId="77777777" w:rsidR="00D803EE" w:rsidRDefault="00000000">
            <w:pPr>
              <w:spacing w:after="0" w:line="240" w:lineRule="auto"/>
              <w:jc w:val="center"/>
            </w:pPr>
            <w:r>
              <w:rPr>
                <w:rFonts w:ascii="Calibri" w:hAnsi="Calibri"/>
                <w:b/>
                <w:sz w:val="20"/>
              </w:rPr>
              <w:t>Notes</w:t>
            </w:r>
          </w:p>
        </w:tc>
      </w:tr>
      <w:tr w:rsidR="00D803EE" w14:paraId="5BC9479D" w14:textId="77777777">
        <w:tc>
          <w:tcPr>
            <w:tcW w:w="3118" w:type="dxa"/>
          </w:tcPr>
          <w:p w14:paraId="0D032498" w14:textId="77777777" w:rsidR="00D803EE" w:rsidRDefault="00000000">
            <w:pPr>
              <w:spacing w:after="0" w:line="240" w:lineRule="auto"/>
            </w:pPr>
            <w:r>
              <w:rPr>
                <w:rFonts w:ascii="Calibri" w:hAnsi="Calibri"/>
                <w:sz w:val="20"/>
              </w:rPr>
              <w:t>Total timesteps</w:t>
            </w:r>
          </w:p>
        </w:tc>
        <w:tc>
          <w:tcPr>
            <w:tcW w:w="2551" w:type="dxa"/>
          </w:tcPr>
          <w:p w14:paraId="4C9F8E05" w14:textId="77777777" w:rsidR="00D803EE" w:rsidRDefault="00000000">
            <w:pPr>
              <w:spacing w:after="0" w:line="240" w:lineRule="auto"/>
            </w:pPr>
            <w:r>
              <w:rPr>
                <w:rFonts w:ascii="Calibri" w:hAnsi="Calibri"/>
                <w:sz w:val="20"/>
              </w:rPr>
              <w:t>300,000</w:t>
            </w:r>
          </w:p>
        </w:tc>
        <w:tc>
          <w:tcPr>
            <w:tcW w:w="2835" w:type="dxa"/>
          </w:tcPr>
          <w:p w14:paraId="20183581" w14:textId="77777777" w:rsidR="00D803EE" w:rsidRDefault="00D803EE">
            <w:pPr>
              <w:spacing w:after="0" w:line="240" w:lineRule="auto"/>
            </w:pPr>
          </w:p>
        </w:tc>
      </w:tr>
      <w:tr w:rsidR="00D803EE" w14:paraId="7217D63C" w14:textId="77777777">
        <w:tc>
          <w:tcPr>
            <w:tcW w:w="3118" w:type="dxa"/>
          </w:tcPr>
          <w:p w14:paraId="53CD4340" w14:textId="77777777" w:rsidR="00D803EE" w:rsidRDefault="00000000">
            <w:pPr>
              <w:spacing w:after="0" w:line="240" w:lineRule="auto"/>
            </w:pPr>
            <w:r>
              <w:rPr>
                <w:rFonts w:ascii="Calibri" w:hAnsi="Calibri"/>
                <w:sz w:val="20"/>
              </w:rPr>
              <w:t>Parallel environments</w:t>
            </w:r>
          </w:p>
        </w:tc>
        <w:tc>
          <w:tcPr>
            <w:tcW w:w="2551" w:type="dxa"/>
          </w:tcPr>
          <w:p w14:paraId="0499D9B3" w14:textId="77777777" w:rsidR="00D803EE" w:rsidRDefault="00000000">
            <w:pPr>
              <w:spacing w:after="0" w:line="240" w:lineRule="auto"/>
            </w:pPr>
            <w:r>
              <w:rPr>
                <w:rFonts w:ascii="Calibri" w:hAnsi="Calibri"/>
                <w:sz w:val="20"/>
              </w:rPr>
              <w:t>4</w:t>
            </w:r>
          </w:p>
        </w:tc>
        <w:tc>
          <w:tcPr>
            <w:tcW w:w="2835" w:type="dxa"/>
          </w:tcPr>
          <w:p w14:paraId="1D416DA3" w14:textId="77777777" w:rsidR="00D803EE" w:rsidRDefault="00000000">
            <w:pPr>
              <w:spacing w:after="0" w:line="240" w:lineRule="auto"/>
            </w:pPr>
            <w:proofErr w:type="spellStart"/>
            <w:r>
              <w:rPr>
                <w:rFonts w:ascii="Calibri" w:hAnsi="Calibri"/>
                <w:sz w:val="20"/>
              </w:rPr>
              <w:t>DummyVecEnv</w:t>
            </w:r>
            <w:proofErr w:type="spellEnd"/>
          </w:p>
        </w:tc>
      </w:tr>
      <w:tr w:rsidR="00D803EE" w14:paraId="43B010AE" w14:textId="77777777">
        <w:tc>
          <w:tcPr>
            <w:tcW w:w="3118" w:type="dxa"/>
          </w:tcPr>
          <w:p w14:paraId="1782BBB4" w14:textId="77777777" w:rsidR="00D803EE" w:rsidRDefault="00000000">
            <w:pPr>
              <w:spacing w:after="0" w:line="240" w:lineRule="auto"/>
            </w:pPr>
            <w:r>
              <w:rPr>
                <w:rFonts w:ascii="Calibri" w:hAnsi="Calibri"/>
                <w:sz w:val="20"/>
              </w:rPr>
              <w:t>Steps per environment</w:t>
            </w:r>
          </w:p>
        </w:tc>
        <w:tc>
          <w:tcPr>
            <w:tcW w:w="2551" w:type="dxa"/>
          </w:tcPr>
          <w:p w14:paraId="0D679E44" w14:textId="77777777" w:rsidR="00D803EE" w:rsidRDefault="00000000">
            <w:pPr>
              <w:spacing w:after="0" w:line="240" w:lineRule="auto"/>
            </w:pPr>
            <w:r>
              <w:rPr>
                <w:rFonts w:ascii="Calibri" w:hAnsi="Calibri"/>
                <w:sz w:val="20"/>
              </w:rPr>
              <w:t>512</w:t>
            </w:r>
          </w:p>
        </w:tc>
        <w:tc>
          <w:tcPr>
            <w:tcW w:w="2835" w:type="dxa"/>
          </w:tcPr>
          <w:p w14:paraId="5B2F612E" w14:textId="77777777" w:rsidR="00D803EE" w:rsidRDefault="00000000">
            <w:pPr>
              <w:spacing w:after="0" w:line="240" w:lineRule="auto"/>
            </w:pPr>
            <w:r>
              <w:rPr>
                <w:rFonts w:ascii="Calibri" w:hAnsi="Calibri"/>
                <w:sz w:val="20"/>
              </w:rPr>
              <w:t>Rollout = 4 × 512 = 2,048 transitions</w:t>
            </w:r>
          </w:p>
        </w:tc>
      </w:tr>
      <w:tr w:rsidR="00D803EE" w14:paraId="6E83A5DE" w14:textId="77777777">
        <w:tc>
          <w:tcPr>
            <w:tcW w:w="3118" w:type="dxa"/>
          </w:tcPr>
          <w:p w14:paraId="547CBD6C" w14:textId="77777777" w:rsidR="00D803EE" w:rsidRDefault="00000000">
            <w:pPr>
              <w:spacing w:after="0" w:line="240" w:lineRule="auto"/>
            </w:pPr>
            <w:r>
              <w:rPr>
                <w:rFonts w:ascii="Calibri" w:hAnsi="Calibri"/>
                <w:sz w:val="20"/>
              </w:rPr>
              <w:t>Minibatch size</w:t>
            </w:r>
          </w:p>
        </w:tc>
        <w:tc>
          <w:tcPr>
            <w:tcW w:w="2551" w:type="dxa"/>
          </w:tcPr>
          <w:p w14:paraId="507BCCBF" w14:textId="77777777" w:rsidR="00D803EE" w:rsidRDefault="00000000">
            <w:pPr>
              <w:spacing w:after="0" w:line="240" w:lineRule="auto"/>
            </w:pPr>
            <w:r>
              <w:rPr>
                <w:rFonts w:ascii="Calibri" w:hAnsi="Calibri"/>
                <w:sz w:val="20"/>
              </w:rPr>
              <w:t>256</w:t>
            </w:r>
          </w:p>
        </w:tc>
        <w:tc>
          <w:tcPr>
            <w:tcW w:w="2835" w:type="dxa"/>
          </w:tcPr>
          <w:p w14:paraId="386AA689" w14:textId="77777777" w:rsidR="00D803EE" w:rsidRDefault="00D803EE">
            <w:pPr>
              <w:spacing w:after="0" w:line="240" w:lineRule="auto"/>
            </w:pPr>
          </w:p>
        </w:tc>
      </w:tr>
      <w:tr w:rsidR="00D803EE" w14:paraId="59511316" w14:textId="77777777">
        <w:tc>
          <w:tcPr>
            <w:tcW w:w="3118" w:type="dxa"/>
          </w:tcPr>
          <w:p w14:paraId="4B7F1628" w14:textId="77777777" w:rsidR="00D803EE" w:rsidRDefault="00000000">
            <w:pPr>
              <w:spacing w:after="0" w:line="240" w:lineRule="auto"/>
            </w:pPr>
            <w:r>
              <w:rPr>
                <w:rFonts w:ascii="Calibri" w:hAnsi="Calibri"/>
                <w:sz w:val="20"/>
              </w:rPr>
              <w:t>PPO epochs per update</w:t>
            </w:r>
          </w:p>
        </w:tc>
        <w:tc>
          <w:tcPr>
            <w:tcW w:w="2551" w:type="dxa"/>
          </w:tcPr>
          <w:p w14:paraId="6581D492" w14:textId="77777777" w:rsidR="00D803EE" w:rsidRDefault="00000000">
            <w:pPr>
              <w:spacing w:after="0" w:line="240" w:lineRule="auto"/>
            </w:pPr>
            <w:r>
              <w:rPr>
                <w:rFonts w:ascii="Calibri" w:hAnsi="Calibri"/>
                <w:sz w:val="20"/>
              </w:rPr>
              <w:t>10</w:t>
            </w:r>
          </w:p>
        </w:tc>
        <w:tc>
          <w:tcPr>
            <w:tcW w:w="2835" w:type="dxa"/>
          </w:tcPr>
          <w:p w14:paraId="40C4CF4A" w14:textId="77777777" w:rsidR="00D803EE" w:rsidRDefault="00D803EE">
            <w:pPr>
              <w:spacing w:after="0" w:line="240" w:lineRule="auto"/>
            </w:pPr>
          </w:p>
        </w:tc>
      </w:tr>
      <w:tr w:rsidR="00D803EE" w14:paraId="1D1723D2" w14:textId="77777777">
        <w:tc>
          <w:tcPr>
            <w:tcW w:w="3118" w:type="dxa"/>
          </w:tcPr>
          <w:p w14:paraId="16561E98" w14:textId="77777777" w:rsidR="00D803EE" w:rsidRDefault="00000000">
            <w:pPr>
              <w:spacing w:after="0" w:line="240" w:lineRule="auto"/>
            </w:pPr>
            <w:r>
              <w:rPr>
                <w:rFonts w:ascii="Calibri" w:hAnsi="Calibri"/>
                <w:sz w:val="20"/>
              </w:rPr>
              <w:t>Discount factor γ</w:t>
            </w:r>
          </w:p>
        </w:tc>
        <w:tc>
          <w:tcPr>
            <w:tcW w:w="2551" w:type="dxa"/>
          </w:tcPr>
          <w:p w14:paraId="00E05A68" w14:textId="77777777" w:rsidR="00D803EE" w:rsidRDefault="00000000">
            <w:pPr>
              <w:spacing w:after="0" w:line="240" w:lineRule="auto"/>
            </w:pPr>
            <w:r>
              <w:rPr>
                <w:rFonts w:ascii="Calibri" w:hAnsi="Calibri"/>
                <w:sz w:val="20"/>
              </w:rPr>
              <w:t>0.99</w:t>
            </w:r>
          </w:p>
        </w:tc>
        <w:tc>
          <w:tcPr>
            <w:tcW w:w="2835" w:type="dxa"/>
          </w:tcPr>
          <w:p w14:paraId="39F8E933" w14:textId="77777777" w:rsidR="00D803EE" w:rsidRDefault="00D803EE">
            <w:pPr>
              <w:spacing w:after="0" w:line="240" w:lineRule="auto"/>
            </w:pPr>
          </w:p>
        </w:tc>
      </w:tr>
      <w:tr w:rsidR="00D803EE" w14:paraId="3A93FBAE" w14:textId="77777777">
        <w:tc>
          <w:tcPr>
            <w:tcW w:w="3118" w:type="dxa"/>
          </w:tcPr>
          <w:p w14:paraId="1BC5E983" w14:textId="77777777" w:rsidR="00D803EE" w:rsidRDefault="00000000">
            <w:pPr>
              <w:spacing w:after="0" w:line="240" w:lineRule="auto"/>
            </w:pPr>
            <w:r>
              <w:rPr>
                <w:rFonts w:ascii="Calibri" w:hAnsi="Calibri"/>
                <w:sz w:val="20"/>
              </w:rPr>
              <w:t>GAE λ</w:t>
            </w:r>
          </w:p>
        </w:tc>
        <w:tc>
          <w:tcPr>
            <w:tcW w:w="2551" w:type="dxa"/>
          </w:tcPr>
          <w:p w14:paraId="129BFF3D" w14:textId="77777777" w:rsidR="00D803EE" w:rsidRDefault="00000000">
            <w:pPr>
              <w:spacing w:after="0" w:line="240" w:lineRule="auto"/>
            </w:pPr>
            <w:r>
              <w:rPr>
                <w:rFonts w:ascii="Calibri" w:hAnsi="Calibri"/>
                <w:sz w:val="20"/>
              </w:rPr>
              <w:t>0.95</w:t>
            </w:r>
          </w:p>
        </w:tc>
        <w:tc>
          <w:tcPr>
            <w:tcW w:w="2835" w:type="dxa"/>
          </w:tcPr>
          <w:p w14:paraId="059B86EE" w14:textId="77777777" w:rsidR="00D803EE" w:rsidRDefault="00D803EE">
            <w:pPr>
              <w:spacing w:after="0" w:line="240" w:lineRule="auto"/>
            </w:pPr>
          </w:p>
        </w:tc>
      </w:tr>
      <w:tr w:rsidR="00D803EE" w14:paraId="5BA90E90" w14:textId="77777777">
        <w:tc>
          <w:tcPr>
            <w:tcW w:w="3118" w:type="dxa"/>
          </w:tcPr>
          <w:p w14:paraId="5A2B03EC" w14:textId="77777777" w:rsidR="00D803EE" w:rsidRDefault="00000000">
            <w:pPr>
              <w:spacing w:after="0" w:line="240" w:lineRule="auto"/>
            </w:pPr>
            <w:r>
              <w:rPr>
                <w:rFonts w:ascii="Calibri" w:hAnsi="Calibri"/>
                <w:sz w:val="20"/>
              </w:rPr>
              <w:t>PPO clip range</w:t>
            </w:r>
          </w:p>
        </w:tc>
        <w:tc>
          <w:tcPr>
            <w:tcW w:w="2551" w:type="dxa"/>
          </w:tcPr>
          <w:p w14:paraId="3F425A0A" w14:textId="77777777" w:rsidR="00D803EE" w:rsidRDefault="00000000">
            <w:pPr>
              <w:spacing w:after="0" w:line="240" w:lineRule="auto"/>
            </w:pPr>
            <w:r>
              <w:rPr>
                <w:rFonts w:ascii="Calibri" w:hAnsi="Calibri"/>
                <w:sz w:val="20"/>
              </w:rPr>
              <w:t>0.2</w:t>
            </w:r>
          </w:p>
        </w:tc>
        <w:tc>
          <w:tcPr>
            <w:tcW w:w="2835" w:type="dxa"/>
          </w:tcPr>
          <w:p w14:paraId="6F84FB49" w14:textId="77777777" w:rsidR="00D803EE" w:rsidRDefault="00D803EE">
            <w:pPr>
              <w:spacing w:after="0" w:line="240" w:lineRule="auto"/>
            </w:pPr>
          </w:p>
        </w:tc>
      </w:tr>
      <w:tr w:rsidR="00D803EE" w14:paraId="45885C61" w14:textId="77777777">
        <w:tc>
          <w:tcPr>
            <w:tcW w:w="3118" w:type="dxa"/>
          </w:tcPr>
          <w:p w14:paraId="7FA08BA4" w14:textId="77777777" w:rsidR="00D803EE" w:rsidRDefault="00000000">
            <w:pPr>
              <w:spacing w:after="0" w:line="240" w:lineRule="auto"/>
            </w:pPr>
            <w:r>
              <w:rPr>
                <w:rFonts w:ascii="Calibri" w:hAnsi="Calibri"/>
                <w:sz w:val="20"/>
              </w:rPr>
              <w:t>Entropy coefficient</w:t>
            </w:r>
          </w:p>
        </w:tc>
        <w:tc>
          <w:tcPr>
            <w:tcW w:w="2551" w:type="dxa"/>
          </w:tcPr>
          <w:p w14:paraId="4D1A10E8" w14:textId="77777777" w:rsidR="00D803EE" w:rsidRDefault="00000000">
            <w:pPr>
              <w:spacing w:after="0" w:line="240" w:lineRule="auto"/>
            </w:pPr>
            <w:r>
              <w:rPr>
                <w:rFonts w:ascii="Calibri" w:hAnsi="Calibri"/>
                <w:sz w:val="20"/>
              </w:rPr>
              <w:t>0.01</w:t>
            </w:r>
          </w:p>
        </w:tc>
        <w:tc>
          <w:tcPr>
            <w:tcW w:w="2835" w:type="dxa"/>
          </w:tcPr>
          <w:p w14:paraId="7C0777B5" w14:textId="77777777" w:rsidR="00D803EE" w:rsidRDefault="00D803EE">
            <w:pPr>
              <w:spacing w:after="0" w:line="240" w:lineRule="auto"/>
            </w:pPr>
          </w:p>
        </w:tc>
      </w:tr>
      <w:tr w:rsidR="00D803EE" w14:paraId="16E7C036" w14:textId="77777777">
        <w:tc>
          <w:tcPr>
            <w:tcW w:w="3118" w:type="dxa"/>
          </w:tcPr>
          <w:p w14:paraId="1B4CD85F" w14:textId="77777777" w:rsidR="00D803EE" w:rsidRDefault="00000000">
            <w:pPr>
              <w:spacing w:after="0" w:line="240" w:lineRule="auto"/>
            </w:pPr>
            <w:r>
              <w:rPr>
                <w:rFonts w:ascii="Calibri" w:hAnsi="Calibri"/>
                <w:sz w:val="20"/>
              </w:rPr>
              <w:t>Value-loss coefficient</w:t>
            </w:r>
          </w:p>
        </w:tc>
        <w:tc>
          <w:tcPr>
            <w:tcW w:w="2551" w:type="dxa"/>
          </w:tcPr>
          <w:p w14:paraId="6E1573E6" w14:textId="77777777" w:rsidR="00D803EE" w:rsidRDefault="00000000">
            <w:pPr>
              <w:spacing w:after="0" w:line="240" w:lineRule="auto"/>
            </w:pPr>
            <w:r>
              <w:rPr>
                <w:rFonts w:ascii="Calibri" w:hAnsi="Calibri"/>
                <w:sz w:val="20"/>
              </w:rPr>
              <w:t>0.5</w:t>
            </w:r>
          </w:p>
        </w:tc>
        <w:tc>
          <w:tcPr>
            <w:tcW w:w="2835" w:type="dxa"/>
          </w:tcPr>
          <w:p w14:paraId="480C3205" w14:textId="77777777" w:rsidR="00D803EE" w:rsidRDefault="00D803EE">
            <w:pPr>
              <w:spacing w:after="0" w:line="240" w:lineRule="auto"/>
            </w:pPr>
          </w:p>
        </w:tc>
      </w:tr>
      <w:tr w:rsidR="00D803EE" w14:paraId="6B5CEFE1" w14:textId="77777777">
        <w:tc>
          <w:tcPr>
            <w:tcW w:w="3118" w:type="dxa"/>
          </w:tcPr>
          <w:p w14:paraId="53C59BA7" w14:textId="77777777" w:rsidR="00D803EE" w:rsidRDefault="00000000">
            <w:pPr>
              <w:spacing w:after="0" w:line="240" w:lineRule="auto"/>
            </w:pPr>
            <w:r>
              <w:rPr>
                <w:rFonts w:ascii="Calibri" w:hAnsi="Calibri"/>
                <w:sz w:val="20"/>
              </w:rPr>
              <w:t>Gradient-norm clip</w:t>
            </w:r>
          </w:p>
        </w:tc>
        <w:tc>
          <w:tcPr>
            <w:tcW w:w="2551" w:type="dxa"/>
          </w:tcPr>
          <w:p w14:paraId="5EF12CCF" w14:textId="77777777" w:rsidR="00D803EE" w:rsidRDefault="00000000">
            <w:pPr>
              <w:spacing w:after="0" w:line="240" w:lineRule="auto"/>
            </w:pPr>
            <w:r>
              <w:rPr>
                <w:rFonts w:ascii="Calibri" w:hAnsi="Calibri"/>
                <w:sz w:val="20"/>
              </w:rPr>
              <w:t>0.5</w:t>
            </w:r>
          </w:p>
        </w:tc>
        <w:tc>
          <w:tcPr>
            <w:tcW w:w="2835" w:type="dxa"/>
          </w:tcPr>
          <w:p w14:paraId="6550E48D" w14:textId="77777777" w:rsidR="00D803EE" w:rsidRDefault="00D803EE">
            <w:pPr>
              <w:spacing w:after="0" w:line="240" w:lineRule="auto"/>
            </w:pPr>
          </w:p>
        </w:tc>
      </w:tr>
      <w:tr w:rsidR="00D803EE" w14:paraId="5F994661" w14:textId="77777777">
        <w:tc>
          <w:tcPr>
            <w:tcW w:w="3118" w:type="dxa"/>
          </w:tcPr>
          <w:p w14:paraId="676B71D6" w14:textId="77777777" w:rsidR="00D803EE" w:rsidRDefault="00000000">
            <w:pPr>
              <w:spacing w:after="0" w:line="240" w:lineRule="auto"/>
            </w:pPr>
            <w:r>
              <w:rPr>
                <w:rFonts w:ascii="Calibri" w:hAnsi="Calibri"/>
                <w:sz w:val="20"/>
              </w:rPr>
              <w:t>Learning rate</w:t>
            </w:r>
          </w:p>
        </w:tc>
        <w:tc>
          <w:tcPr>
            <w:tcW w:w="2551" w:type="dxa"/>
          </w:tcPr>
          <w:p w14:paraId="1FFB1C8D" w14:textId="77777777" w:rsidR="00D803EE" w:rsidRDefault="00000000">
            <w:pPr>
              <w:spacing w:after="0" w:line="240" w:lineRule="auto"/>
            </w:pPr>
            <w:r>
              <w:rPr>
                <w:rFonts w:ascii="Calibri" w:hAnsi="Calibri"/>
                <w:sz w:val="20"/>
              </w:rPr>
              <w:t>3×10⁻⁴ (constant)</w:t>
            </w:r>
          </w:p>
        </w:tc>
        <w:tc>
          <w:tcPr>
            <w:tcW w:w="2835" w:type="dxa"/>
          </w:tcPr>
          <w:p w14:paraId="7F82FFB9" w14:textId="77777777" w:rsidR="00D803EE" w:rsidRDefault="00D803EE">
            <w:pPr>
              <w:spacing w:after="0" w:line="240" w:lineRule="auto"/>
            </w:pPr>
          </w:p>
        </w:tc>
      </w:tr>
      <w:tr w:rsidR="00D803EE" w14:paraId="60EBF936" w14:textId="77777777">
        <w:tc>
          <w:tcPr>
            <w:tcW w:w="3118" w:type="dxa"/>
          </w:tcPr>
          <w:p w14:paraId="162DDFEA" w14:textId="77777777" w:rsidR="00D803EE" w:rsidRDefault="00000000">
            <w:pPr>
              <w:spacing w:after="0" w:line="240" w:lineRule="auto"/>
            </w:pPr>
            <w:proofErr w:type="spellStart"/>
            <w:r>
              <w:rPr>
                <w:rFonts w:ascii="Calibri" w:hAnsi="Calibri"/>
                <w:sz w:val="20"/>
              </w:rPr>
              <w:t>Optimiser</w:t>
            </w:r>
            <w:proofErr w:type="spellEnd"/>
          </w:p>
        </w:tc>
        <w:tc>
          <w:tcPr>
            <w:tcW w:w="2551" w:type="dxa"/>
          </w:tcPr>
          <w:p w14:paraId="78F3E454" w14:textId="77777777" w:rsidR="00D803EE" w:rsidRDefault="00000000">
            <w:pPr>
              <w:spacing w:after="0" w:line="240" w:lineRule="auto"/>
            </w:pPr>
            <w:r>
              <w:rPr>
                <w:rFonts w:ascii="Calibri" w:hAnsi="Calibri"/>
                <w:sz w:val="20"/>
              </w:rPr>
              <w:t>Adam (β₁=0.9, β₂=0.999)</w:t>
            </w:r>
          </w:p>
        </w:tc>
        <w:tc>
          <w:tcPr>
            <w:tcW w:w="2835" w:type="dxa"/>
          </w:tcPr>
          <w:p w14:paraId="3F8B5FEE" w14:textId="77777777" w:rsidR="00D803EE" w:rsidRDefault="00D803EE">
            <w:pPr>
              <w:spacing w:after="0" w:line="240" w:lineRule="auto"/>
            </w:pPr>
          </w:p>
        </w:tc>
      </w:tr>
      <w:tr w:rsidR="00D803EE" w14:paraId="21F81631" w14:textId="77777777">
        <w:tc>
          <w:tcPr>
            <w:tcW w:w="3118" w:type="dxa"/>
          </w:tcPr>
          <w:p w14:paraId="57C47EF5" w14:textId="77777777" w:rsidR="00D803EE" w:rsidRDefault="00000000">
            <w:pPr>
              <w:spacing w:after="0" w:line="240" w:lineRule="auto"/>
            </w:pPr>
            <w:r>
              <w:rPr>
                <w:rFonts w:ascii="Calibri" w:hAnsi="Calibri"/>
                <w:sz w:val="20"/>
              </w:rPr>
              <w:t>Network architecture</w:t>
            </w:r>
          </w:p>
        </w:tc>
        <w:tc>
          <w:tcPr>
            <w:tcW w:w="2551" w:type="dxa"/>
          </w:tcPr>
          <w:p w14:paraId="28475DE3" w14:textId="77777777" w:rsidR="00D803EE" w:rsidRDefault="00000000">
            <w:pPr>
              <w:spacing w:after="0" w:line="240" w:lineRule="auto"/>
            </w:pPr>
            <w:r>
              <w:rPr>
                <w:rFonts w:ascii="Calibri" w:hAnsi="Calibri"/>
                <w:sz w:val="20"/>
              </w:rPr>
              <w:t>MLP [128, 128], tanh</w:t>
            </w:r>
          </w:p>
        </w:tc>
        <w:tc>
          <w:tcPr>
            <w:tcW w:w="2835" w:type="dxa"/>
          </w:tcPr>
          <w:p w14:paraId="54E9A1FC" w14:textId="77777777" w:rsidR="00D803EE" w:rsidRDefault="00D803EE">
            <w:pPr>
              <w:spacing w:after="0" w:line="240" w:lineRule="auto"/>
            </w:pPr>
          </w:p>
        </w:tc>
      </w:tr>
      <w:tr w:rsidR="00D803EE" w14:paraId="013091DD" w14:textId="77777777">
        <w:tc>
          <w:tcPr>
            <w:tcW w:w="3118" w:type="dxa"/>
          </w:tcPr>
          <w:p w14:paraId="457820E1" w14:textId="77777777" w:rsidR="00D803EE" w:rsidRDefault="00000000">
            <w:pPr>
              <w:spacing w:after="0" w:line="240" w:lineRule="auto"/>
            </w:pPr>
            <w:r>
              <w:rPr>
                <w:rFonts w:ascii="Calibri" w:hAnsi="Calibri"/>
                <w:sz w:val="20"/>
              </w:rPr>
              <w:t>Random seed</w:t>
            </w:r>
          </w:p>
        </w:tc>
        <w:tc>
          <w:tcPr>
            <w:tcW w:w="2551" w:type="dxa"/>
          </w:tcPr>
          <w:p w14:paraId="2C9231BB" w14:textId="77777777" w:rsidR="00D803EE" w:rsidRDefault="00000000">
            <w:pPr>
              <w:spacing w:after="0" w:line="240" w:lineRule="auto"/>
            </w:pPr>
            <w:r>
              <w:rPr>
                <w:rFonts w:ascii="Calibri" w:hAnsi="Calibri"/>
                <w:sz w:val="20"/>
              </w:rPr>
              <w:t>42 (model), 42–45 (</w:t>
            </w:r>
            <w:proofErr w:type="spellStart"/>
            <w:r>
              <w:rPr>
                <w:rFonts w:ascii="Calibri" w:hAnsi="Calibri"/>
                <w:sz w:val="20"/>
              </w:rPr>
              <w:t>envs</w:t>
            </w:r>
            <w:proofErr w:type="spellEnd"/>
            <w:r>
              <w:rPr>
                <w:rFonts w:ascii="Calibri" w:hAnsi="Calibri"/>
                <w:sz w:val="20"/>
              </w:rPr>
              <w:t>)</w:t>
            </w:r>
          </w:p>
        </w:tc>
        <w:tc>
          <w:tcPr>
            <w:tcW w:w="2835" w:type="dxa"/>
          </w:tcPr>
          <w:p w14:paraId="7F8A8C2D" w14:textId="77777777" w:rsidR="00D803EE" w:rsidRDefault="00D803EE">
            <w:pPr>
              <w:spacing w:after="0" w:line="240" w:lineRule="auto"/>
            </w:pPr>
          </w:p>
        </w:tc>
      </w:tr>
    </w:tbl>
    <w:p w14:paraId="3F5873F9" w14:textId="75EBEBE5" w:rsidR="00D803EE" w:rsidDel="000C78BB" w:rsidRDefault="00D803EE">
      <w:pPr>
        <w:rPr>
          <w:del w:id="1514" w:author="Author" w:date="2026-05-20T20:06:00Z" w16du:dateUtc="2026-05-20T12:06:00Z"/>
        </w:rPr>
      </w:pPr>
    </w:p>
    <w:p w14:paraId="3F65E323" w14:textId="4AB255DF" w:rsidR="00D803EE" w:rsidRPr="006A47D3" w:rsidRDefault="00000000">
      <w:pPr>
        <w:pStyle w:val="21"/>
        <w:rPr>
          <w:rFonts w:ascii="Times New Roman" w:hAnsi="Times New Roman" w:cs="Times New Roman"/>
          <w:color w:val="auto"/>
          <w:rPrChange w:id="1515" w:author="Author" w:date="2026-05-20T19:34:00Z" w16du:dateUtc="2026-05-20T11:34:00Z">
            <w:rPr>
              <w:color w:val="595959" w:themeColor="text1" w:themeTint="A6"/>
            </w:rPr>
          </w:rPrChange>
        </w:rPr>
      </w:pPr>
      <w:r w:rsidRPr="006A47D3">
        <w:rPr>
          <w:rFonts w:ascii="Times New Roman" w:hAnsi="Times New Roman" w:cs="Times New Roman"/>
          <w:color w:val="auto"/>
          <w:rPrChange w:id="1516" w:author="Author" w:date="2026-05-20T19:34:00Z" w16du:dateUtc="2026-05-20T11:34:00Z">
            <w:rPr>
              <w:rFonts w:ascii="Calibri" w:hAnsi="Calibri"/>
              <w:color w:val="595959" w:themeColor="text1" w:themeTint="A6"/>
            </w:rPr>
          </w:rPrChange>
        </w:rPr>
        <w:t xml:space="preserve">5.2 </w:t>
      </w:r>
      <w:del w:id="1517" w:author="Author" w:date="2026-05-20T19:28:00Z" w16du:dateUtc="2026-05-20T11:28:00Z">
        <w:r w:rsidRPr="006A47D3" w:rsidDel="0028278E">
          <w:rPr>
            <w:rFonts w:ascii="Times New Roman" w:hAnsi="Times New Roman" w:cs="Times New Roman"/>
            <w:color w:val="auto"/>
            <w:rPrChange w:id="1518" w:author="Author" w:date="2026-05-20T19:34:00Z" w16du:dateUtc="2026-05-20T11:34: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1519" w:author="Author" w:date="2026-05-20T19:34:00Z" w16du:dateUtc="2026-05-20T11:34:00Z">
            <w:rPr>
              <w:rFonts w:ascii="Calibri" w:hAnsi="Calibri"/>
              <w:color w:val="595959" w:themeColor="text1" w:themeTint="A6"/>
            </w:rPr>
          </w:rPrChange>
        </w:rPr>
        <w:t>Hardware and Wall-Clock Time</w:t>
      </w:r>
    </w:p>
    <w:p w14:paraId="42C78630" w14:textId="25612939" w:rsidR="00D803EE" w:rsidRPr="00F724C2" w:rsidRDefault="00000000" w:rsidP="0028278E">
      <w:pPr>
        <w:spacing w:after="0" w:line="300" w:lineRule="exact"/>
        <w:ind w:firstLine="284"/>
        <w:jc w:val="both"/>
        <w:rPr>
          <w:rFonts w:ascii="Times New Roman" w:hAnsi="Times New Roman"/>
          <w:rPrChange w:id="1520" w:author="Author" w:date="2026-05-20T18:59:00Z" w16du:dateUtc="2026-05-20T10:59:00Z">
            <w:rPr/>
          </w:rPrChange>
        </w:rPr>
        <w:pPrChange w:id="1521" w:author="Author" w:date="2026-05-20T19:28:00Z" w16du:dateUtc="2026-05-20T11:28:00Z">
          <w:pPr>
            <w:spacing w:after="120" w:line="280" w:lineRule="exact"/>
            <w:ind w:firstLine="283"/>
          </w:pPr>
        </w:pPrChange>
      </w:pPr>
      <w:r w:rsidRPr="00F724C2">
        <w:rPr>
          <w:rFonts w:ascii="Times New Roman" w:hAnsi="Times New Roman"/>
          <w:rPrChange w:id="1522" w:author="Author" w:date="2026-05-20T18:59:00Z" w16du:dateUtc="2026-05-20T10:59:00Z">
            <w:rPr>
              <w:rFonts w:ascii="Calibri" w:hAnsi="Calibri"/>
            </w:rPr>
          </w:rPrChange>
        </w:rPr>
        <w:t xml:space="preserve">All training ran on a free-tier Google </w:t>
      </w:r>
      <w:proofErr w:type="spellStart"/>
      <w:r w:rsidRPr="00F724C2">
        <w:rPr>
          <w:rFonts w:ascii="Times New Roman" w:hAnsi="Times New Roman"/>
          <w:rPrChange w:id="1523" w:author="Author" w:date="2026-05-20T18:59:00Z" w16du:dateUtc="2026-05-20T10:59:00Z">
            <w:rPr>
              <w:rFonts w:ascii="Calibri" w:hAnsi="Calibri"/>
            </w:rPr>
          </w:rPrChange>
        </w:rPr>
        <w:t>Colab</w:t>
      </w:r>
      <w:proofErr w:type="spellEnd"/>
      <w:r w:rsidRPr="00F724C2">
        <w:rPr>
          <w:rFonts w:ascii="Times New Roman" w:hAnsi="Times New Roman"/>
          <w:rPrChange w:id="1524" w:author="Author" w:date="2026-05-20T18:59:00Z" w16du:dateUtc="2026-05-20T10:59:00Z">
            <w:rPr>
              <w:rFonts w:ascii="Calibri" w:hAnsi="Calibri"/>
            </w:rPr>
          </w:rPrChange>
        </w:rPr>
        <w:t xml:space="preserve"> runtime with a single NVIDIA Tesla T4 (15,360 MiB, driver 580.82.07, CUDA 13.0) and </w:t>
      </w:r>
      <w:proofErr w:type="spellStart"/>
      <w:r w:rsidRPr="00F724C2">
        <w:rPr>
          <w:rFonts w:ascii="Times New Roman" w:hAnsi="Times New Roman"/>
          <w:rPrChange w:id="1525" w:author="Author" w:date="2026-05-20T18:59:00Z" w16du:dateUtc="2026-05-20T10:59:00Z">
            <w:rPr>
              <w:rFonts w:ascii="Calibri" w:hAnsi="Calibri"/>
            </w:rPr>
          </w:rPrChange>
        </w:rPr>
        <w:t>PyTorch</w:t>
      </w:r>
      <w:proofErr w:type="spellEnd"/>
      <w:r w:rsidRPr="00F724C2">
        <w:rPr>
          <w:rFonts w:ascii="Times New Roman" w:hAnsi="Times New Roman"/>
          <w:rPrChange w:id="1526" w:author="Author" w:date="2026-05-20T18:59:00Z" w16du:dateUtc="2026-05-20T10:59:00Z">
            <w:rPr>
              <w:rFonts w:ascii="Calibri" w:hAnsi="Calibri"/>
            </w:rPr>
          </w:rPrChange>
        </w:rPr>
        <w:t xml:space="preserve"> 2.10.0 / cu128. The full 300,000-step run completed in </w:t>
      </w:r>
      <w:r w:rsidRPr="00F724C2">
        <w:rPr>
          <w:rFonts w:ascii="Times New Roman" w:hAnsi="Times New Roman"/>
          <w:rPrChange w:id="1527" w:author="Author" w:date="2026-05-20T18:59:00Z" w16du:dateUtc="2026-05-20T10:59:00Z">
            <w:rPr>
              <w:rFonts w:ascii="Calibri" w:hAnsi="Calibri"/>
              <w:b/>
            </w:rPr>
          </w:rPrChange>
        </w:rPr>
        <w:t>4.4 minutes</w:t>
      </w:r>
      <w:r w:rsidRPr="00F724C2">
        <w:rPr>
          <w:rFonts w:ascii="Times New Roman" w:hAnsi="Times New Roman"/>
          <w:rPrChange w:id="1528" w:author="Author" w:date="2026-05-20T18:59:00Z" w16du:dateUtc="2026-05-20T10:59:00Z">
            <w:rPr>
              <w:rFonts w:ascii="Calibri" w:hAnsi="Calibri"/>
            </w:rPr>
          </w:rPrChange>
        </w:rPr>
        <w:t xml:space="preserve">, sustaining roughly </w:t>
      </w:r>
      <w:r w:rsidRPr="00F724C2">
        <w:rPr>
          <w:rFonts w:ascii="Times New Roman" w:hAnsi="Times New Roman"/>
          <w:rPrChange w:id="1529" w:author="Author" w:date="2026-05-20T18:59:00Z" w16du:dateUtc="2026-05-20T10:59:00Z">
            <w:rPr>
              <w:rFonts w:ascii="Calibri" w:hAnsi="Calibri"/>
              <w:b/>
            </w:rPr>
          </w:rPrChange>
        </w:rPr>
        <w:t>1,100 environment-steps per second</w:t>
      </w:r>
      <w:r w:rsidRPr="00F724C2">
        <w:rPr>
          <w:rFonts w:ascii="Times New Roman" w:hAnsi="Times New Roman"/>
          <w:rPrChange w:id="1530" w:author="Author" w:date="2026-05-20T18:59:00Z" w16du:dateUtc="2026-05-20T10:59:00Z">
            <w:rPr>
              <w:rFonts w:ascii="Calibri" w:hAnsi="Calibri"/>
            </w:rPr>
          </w:rPrChange>
        </w:rPr>
        <w:t xml:space="preserve"> across four parallel environments. Training is bottlenecked by environment step time rather than GPU compute — </w:t>
      </w:r>
      <w:proofErr w:type="spellStart"/>
      <w:r w:rsidRPr="00F724C2">
        <w:rPr>
          <w:rFonts w:ascii="Times New Roman" w:hAnsi="Times New Roman"/>
          <w:rPrChange w:id="1531" w:author="Author" w:date="2026-05-20T18:59:00Z" w16du:dateUtc="2026-05-20T10:59:00Z">
            <w:rPr>
              <w:rFonts w:ascii="Calibri" w:hAnsi="Calibri"/>
            </w:rPr>
          </w:rPrChange>
        </w:rPr>
        <w:t>utilisation</w:t>
      </w:r>
      <w:proofErr w:type="spellEnd"/>
      <w:r w:rsidRPr="00F724C2">
        <w:rPr>
          <w:rFonts w:ascii="Times New Roman" w:hAnsi="Times New Roman"/>
          <w:rPrChange w:id="1532" w:author="Author" w:date="2026-05-20T18:59:00Z" w16du:dateUtc="2026-05-20T10:59:00Z">
            <w:rPr>
              <w:rFonts w:ascii="Calibri" w:hAnsi="Calibri"/>
            </w:rPr>
          </w:rPrChange>
        </w:rPr>
        <w:t xml:space="preserve"> peaked around 30–50%, reflecting the lightweight pure-Python simulator.</w:t>
      </w:r>
    </w:p>
    <w:p w14:paraId="7B73BC6C" w14:textId="78D80742" w:rsidR="00D803EE" w:rsidRPr="00F724C2" w:rsidRDefault="00000000" w:rsidP="0028278E">
      <w:pPr>
        <w:spacing w:after="0" w:line="300" w:lineRule="exact"/>
        <w:ind w:firstLine="284"/>
        <w:jc w:val="both"/>
        <w:rPr>
          <w:rFonts w:ascii="Times New Roman" w:hAnsi="Times New Roman"/>
          <w:rPrChange w:id="1533" w:author="Author" w:date="2026-05-20T18:59:00Z" w16du:dateUtc="2026-05-20T10:59:00Z">
            <w:rPr/>
          </w:rPrChange>
        </w:rPr>
        <w:pPrChange w:id="1534" w:author="Author" w:date="2026-05-20T19:28:00Z" w16du:dateUtc="2026-05-20T11:28:00Z">
          <w:pPr>
            <w:spacing w:after="120" w:line="280" w:lineRule="exact"/>
            <w:ind w:firstLine="283"/>
          </w:pPr>
        </w:pPrChange>
      </w:pPr>
      <w:r w:rsidRPr="00F724C2">
        <w:rPr>
          <w:rFonts w:ascii="Times New Roman" w:hAnsi="Times New Roman"/>
          <w:rPrChange w:id="1535" w:author="Author" w:date="2026-05-20T18:59:00Z" w16du:dateUtc="2026-05-20T10:59:00Z">
            <w:rPr>
              <w:rFonts w:ascii="Calibri" w:hAnsi="Calibri"/>
            </w:rPr>
          </w:rPrChange>
        </w:rPr>
        <w:lastRenderedPageBreak/>
        <w:t xml:space="preserve">An early attempt to write </w:t>
      </w:r>
      <w:proofErr w:type="spellStart"/>
      <w:r w:rsidRPr="00F724C2">
        <w:rPr>
          <w:rFonts w:ascii="Times New Roman" w:hAnsi="Times New Roman"/>
          <w:rPrChange w:id="1536" w:author="Author" w:date="2026-05-20T18:59:00Z" w16du:dateUtc="2026-05-20T10:59:00Z">
            <w:rPr>
              <w:rFonts w:ascii="Calibri" w:hAnsi="Calibri"/>
            </w:rPr>
          </w:rPrChange>
        </w:rPr>
        <w:t>TensorBoard</w:t>
      </w:r>
      <w:proofErr w:type="spellEnd"/>
      <w:r w:rsidRPr="00F724C2">
        <w:rPr>
          <w:rFonts w:ascii="Times New Roman" w:hAnsi="Times New Roman"/>
          <w:rPrChange w:id="1537" w:author="Author" w:date="2026-05-20T18:59:00Z" w16du:dateUtc="2026-05-20T10:59:00Z">
            <w:rPr>
              <w:rFonts w:ascii="Calibri" w:hAnsi="Calibri"/>
            </w:rPr>
          </w:rPrChange>
        </w:rPr>
        <w:t xml:space="preserve"> logs and checkpoints directly to Google Drive via its FUSE mount caused a hard hang at ~20K steps when the </w:t>
      </w:r>
      <w:proofErr w:type="spellStart"/>
      <w:r w:rsidRPr="00F724C2">
        <w:rPr>
          <w:rFonts w:ascii="Times New Roman" w:hAnsi="Times New Roman"/>
          <w:rPrChange w:id="1538" w:author="Author" w:date="2026-05-20T18:59:00Z" w16du:dateUtc="2026-05-20T10:59:00Z">
            <w:rPr>
              <w:rFonts w:ascii="Calibri" w:hAnsi="Calibri"/>
            </w:rPr>
          </w:rPrChange>
        </w:rPr>
        <w:t>EvalCallback</w:t>
      </w:r>
      <w:proofErr w:type="spellEnd"/>
      <w:r w:rsidRPr="00F724C2">
        <w:rPr>
          <w:rFonts w:ascii="Times New Roman" w:hAnsi="Times New Roman"/>
          <w:rPrChange w:id="1539" w:author="Author" w:date="2026-05-20T18:59:00Z" w16du:dateUtc="2026-05-20T10:59:00Z">
            <w:rPr>
              <w:rFonts w:ascii="Calibri" w:hAnsi="Calibri"/>
            </w:rPr>
          </w:rPrChange>
        </w:rPr>
        <w:t xml:space="preserve"> first fired. Two changes resolved this: first, all training I/O was redirected to local SSD and synced to Drive in a single </w:t>
      </w:r>
      <w:proofErr w:type="spellStart"/>
      <w:proofErr w:type="gramStart"/>
      <w:r w:rsidRPr="00F724C2">
        <w:rPr>
          <w:rFonts w:ascii="Times New Roman" w:hAnsi="Times New Roman"/>
          <w:rPrChange w:id="1540" w:author="Author" w:date="2026-05-20T18:59:00Z" w16du:dateUtc="2026-05-20T10:59:00Z">
            <w:rPr>
              <w:rFonts w:ascii="Calibri" w:hAnsi="Calibri"/>
              <w:i/>
            </w:rPr>
          </w:rPrChange>
        </w:rPr>
        <w:t>shutil.copytree</w:t>
      </w:r>
      <w:proofErr w:type="spellEnd"/>
      <w:proofErr w:type="gramEnd"/>
      <w:r w:rsidRPr="00F724C2">
        <w:rPr>
          <w:rFonts w:ascii="Times New Roman" w:hAnsi="Times New Roman"/>
          <w:rPrChange w:id="1541" w:author="Author" w:date="2026-05-20T18:59:00Z" w16du:dateUtc="2026-05-20T10:59:00Z">
            <w:rPr>
              <w:rFonts w:ascii="Calibri" w:hAnsi="Calibri"/>
            </w:rPr>
          </w:rPrChange>
        </w:rPr>
        <w:t xml:space="preserve"> call after training, and in-loop evaluation was dropped in </w:t>
      </w:r>
      <w:proofErr w:type="spellStart"/>
      <w:r w:rsidRPr="00F724C2">
        <w:rPr>
          <w:rFonts w:ascii="Times New Roman" w:hAnsi="Times New Roman"/>
          <w:rPrChange w:id="1542" w:author="Author" w:date="2026-05-20T18:59:00Z" w16du:dateUtc="2026-05-20T10:59:00Z">
            <w:rPr>
              <w:rFonts w:ascii="Calibri" w:hAnsi="Calibri"/>
            </w:rPr>
          </w:rPrChange>
        </w:rPr>
        <w:t>favour</w:t>
      </w:r>
      <w:proofErr w:type="spellEnd"/>
      <w:r w:rsidRPr="00F724C2">
        <w:rPr>
          <w:rFonts w:ascii="Times New Roman" w:hAnsi="Times New Roman"/>
          <w:rPrChange w:id="1543" w:author="Author" w:date="2026-05-20T18:59:00Z" w16du:dateUtc="2026-05-20T10:59:00Z">
            <w:rPr>
              <w:rFonts w:ascii="Calibri" w:hAnsi="Calibri"/>
            </w:rPr>
          </w:rPrChange>
        </w:rPr>
        <w:t xml:space="preserve"> of a single post-training pass. Removing in-loop evaluation also eliminates a class of deadlocks where the eval environment re-enters the same Python Random instance as the training environment.</w:t>
      </w:r>
    </w:p>
    <w:p w14:paraId="22106509" w14:textId="6014F567" w:rsidR="00D803EE" w:rsidRPr="006A47D3" w:rsidDel="007A381C" w:rsidRDefault="00000000">
      <w:pPr>
        <w:pStyle w:val="21"/>
        <w:rPr>
          <w:del w:id="1544" w:author="Author" w:date="2026-05-20T16:01:00Z" w16du:dateUtc="2026-05-20T08:01:00Z"/>
          <w:rFonts w:ascii="Times New Roman" w:hAnsi="Times New Roman" w:cs="Times New Roman"/>
          <w:color w:val="auto"/>
          <w:rPrChange w:id="1545" w:author="Author" w:date="2026-05-20T19:34:00Z" w16du:dateUtc="2026-05-20T11:34:00Z">
            <w:rPr>
              <w:del w:id="1546" w:author="Author" w:date="2026-05-20T16:01:00Z" w16du:dateUtc="2026-05-20T08:01:00Z"/>
              <w:color w:val="595959" w:themeColor="text1" w:themeTint="A6"/>
            </w:rPr>
          </w:rPrChange>
        </w:rPr>
      </w:pPr>
      <w:del w:id="1547" w:author="Author" w:date="2026-05-20T16:01:00Z" w16du:dateUtc="2026-05-20T08:01:00Z">
        <w:r w:rsidRPr="006A47D3" w:rsidDel="007A381C">
          <w:rPr>
            <w:rFonts w:ascii="Times New Roman" w:hAnsi="Times New Roman" w:cs="Times New Roman"/>
            <w:color w:val="auto"/>
            <w:rPrChange w:id="1548" w:author="Author" w:date="2026-05-20T19:34:00Z" w16du:dateUtc="2026-05-20T11:34:00Z">
              <w:rPr>
                <w:rFonts w:ascii="Calibri" w:hAnsi="Calibri"/>
                <w:color w:val="595959" w:themeColor="text1" w:themeTint="A6"/>
              </w:rPr>
            </w:rPrChange>
          </w:rPr>
          <w:delText>5.3  Action-Masking Wrapper</w:delText>
        </w:r>
      </w:del>
    </w:p>
    <w:p w14:paraId="6A00D007" w14:textId="29881023" w:rsidR="00D803EE" w:rsidRPr="006A47D3" w:rsidDel="007A381C" w:rsidRDefault="00000000">
      <w:pPr>
        <w:spacing w:after="120" w:line="280" w:lineRule="exact"/>
        <w:ind w:firstLine="283"/>
        <w:rPr>
          <w:del w:id="1549" w:author="Author" w:date="2026-05-20T16:01:00Z" w16du:dateUtc="2026-05-20T08:01:00Z"/>
          <w:rFonts w:ascii="Times New Roman" w:hAnsi="Times New Roman" w:cs="Times New Roman"/>
          <w:rPrChange w:id="1550" w:author="Author" w:date="2026-05-20T19:34:00Z" w16du:dateUtc="2026-05-20T11:34:00Z">
            <w:rPr>
              <w:del w:id="1551" w:author="Author" w:date="2026-05-20T16:01:00Z" w16du:dateUtc="2026-05-20T08:01:00Z"/>
            </w:rPr>
          </w:rPrChange>
        </w:rPr>
      </w:pPr>
      <w:del w:id="1552" w:author="Author" w:date="2026-05-20T16:01:00Z" w16du:dateUtc="2026-05-20T08:01:00Z">
        <w:r w:rsidRPr="006A47D3" w:rsidDel="007A381C">
          <w:rPr>
            <w:rFonts w:ascii="Times New Roman" w:hAnsi="Times New Roman" w:cs="Times New Roman"/>
            <w:sz w:val="26"/>
            <w:rPrChange w:id="1553" w:author="Author" w:date="2026-05-20T19:34:00Z" w16du:dateUtc="2026-05-20T11:34:00Z">
              <w:rPr>
                <w:rFonts w:ascii="Calibri" w:hAnsi="Calibri"/>
              </w:rPr>
            </w:rPrChange>
          </w:rPr>
          <w:delText xml:space="preserve">Each environment is wrapped with </w:delText>
        </w:r>
        <w:r w:rsidRPr="006A47D3" w:rsidDel="007A381C">
          <w:rPr>
            <w:rFonts w:ascii="Times New Roman" w:hAnsi="Times New Roman" w:cs="Times New Roman"/>
            <w:sz w:val="26"/>
            <w:rPrChange w:id="1554" w:author="Author" w:date="2026-05-20T19:34:00Z" w16du:dateUtc="2026-05-20T11:34:00Z">
              <w:rPr>
                <w:rFonts w:ascii="Calibri" w:hAnsi="Calibri"/>
                <w:i/>
              </w:rPr>
            </w:rPrChange>
          </w:rPr>
          <w:delText>ActionMasker(env, mask_fn)</w:delText>
        </w:r>
        <w:r w:rsidRPr="006A47D3" w:rsidDel="007A381C">
          <w:rPr>
            <w:rFonts w:ascii="Times New Roman" w:hAnsi="Times New Roman" w:cs="Times New Roman"/>
            <w:sz w:val="26"/>
            <w:rPrChange w:id="1555" w:author="Author" w:date="2026-05-20T19:34:00Z" w16du:dateUtc="2026-05-20T11:34:00Z">
              <w:rPr>
                <w:rFonts w:ascii="Calibri" w:hAnsi="Calibri"/>
              </w:rPr>
            </w:rPrChange>
          </w:rPr>
          <w:delText xml:space="preserve"> where </w:delText>
        </w:r>
        <w:r w:rsidRPr="006A47D3" w:rsidDel="007A381C">
          <w:rPr>
            <w:rFonts w:ascii="Times New Roman" w:hAnsi="Times New Roman" w:cs="Times New Roman"/>
            <w:sz w:val="26"/>
            <w:rPrChange w:id="1556" w:author="Author" w:date="2026-05-20T19:34:00Z" w16du:dateUtc="2026-05-20T11:34:00Z">
              <w:rPr>
                <w:rFonts w:ascii="Calibri" w:hAnsi="Calibri"/>
                <w:i/>
              </w:rPr>
            </w:rPrChange>
          </w:rPr>
          <w:delText>mask_fn</w:delText>
        </w:r>
        <w:r w:rsidRPr="006A47D3" w:rsidDel="007A381C">
          <w:rPr>
            <w:rFonts w:ascii="Times New Roman" w:hAnsi="Times New Roman" w:cs="Times New Roman"/>
            <w:sz w:val="26"/>
            <w:rPrChange w:id="1557" w:author="Author" w:date="2026-05-20T19:34:00Z" w16du:dateUtc="2026-05-20T11:34:00Z">
              <w:rPr>
                <w:rFonts w:ascii="Calibri" w:hAnsi="Calibri"/>
              </w:rPr>
            </w:rPrChange>
          </w:rPr>
          <w:delText xml:space="preserve"> forwards </w:delText>
        </w:r>
        <w:r w:rsidRPr="006A47D3" w:rsidDel="007A381C">
          <w:rPr>
            <w:rFonts w:ascii="Times New Roman" w:hAnsi="Times New Roman" w:cs="Times New Roman"/>
            <w:sz w:val="26"/>
            <w:rPrChange w:id="1558" w:author="Author" w:date="2026-05-20T19:34:00Z" w16du:dateUtc="2026-05-20T11:34:00Z">
              <w:rPr>
                <w:rFonts w:ascii="Calibri" w:hAnsi="Calibri"/>
                <w:i/>
              </w:rPr>
            </w:rPrChange>
          </w:rPr>
          <w:delText>env.unwrapped.action_masks()</w:delText>
        </w:r>
        <w:r w:rsidRPr="006A47D3" w:rsidDel="007A381C">
          <w:rPr>
            <w:rFonts w:ascii="Times New Roman" w:hAnsi="Times New Roman" w:cs="Times New Roman"/>
            <w:sz w:val="26"/>
            <w:rPrChange w:id="1559" w:author="Author" w:date="2026-05-20T19:34:00Z" w16du:dateUtc="2026-05-20T11:34:00Z">
              <w:rPr>
                <w:rFonts w:ascii="Calibri" w:hAnsi="Calibri"/>
              </w:rPr>
            </w:rPrChange>
          </w:rPr>
          <w:delText>. The unwrapped indirection keeps mask logic at the environment level, ensuring unit tests see the same mask as training without duplicating the legality logic inside the wrapper.</w:delText>
        </w:r>
      </w:del>
    </w:p>
    <w:p w14:paraId="3C397A81" w14:textId="2CA0D039" w:rsidR="00D803EE" w:rsidRPr="006A47D3" w:rsidRDefault="00000000">
      <w:pPr>
        <w:pStyle w:val="21"/>
        <w:rPr>
          <w:rFonts w:ascii="Times New Roman" w:hAnsi="Times New Roman" w:cs="Times New Roman"/>
          <w:color w:val="auto"/>
          <w:rPrChange w:id="1560" w:author="Author" w:date="2026-05-20T19:34:00Z" w16du:dateUtc="2026-05-20T11:34:00Z">
            <w:rPr>
              <w:color w:val="595959" w:themeColor="text1" w:themeTint="A6"/>
            </w:rPr>
          </w:rPrChange>
        </w:rPr>
      </w:pPr>
      <w:r w:rsidRPr="006A47D3">
        <w:rPr>
          <w:rFonts w:ascii="Times New Roman" w:hAnsi="Times New Roman" w:cs="Times New Roman"/>
          <w:color w:val="auto"/>
          <w:rPrChange w:id="1561" w:author="Author" w:date="2026-05-20T19:34:00Z" w16du:dateUtc="2026-05-20T11:34:00Z">
            <w:rPr>
              <w:rFonts w:ascii="Calibri" w:hAnsi="Calibri"/>
              <w:color w:val="595959" w:themeColor="text1" w:themeTint="A6"/>
            </w:rPr>
          </w:rPrChange>
        </w:rPr>
        <w:t>5.</w:t>
      </w:r>
      <w:del w:id="1562" w:author="Author" w:date="2026-05-20T19:36:00Z" w16du:dateUtc="2026-05-20T11:36:00Z">
        <w:r w:rsidRPr="006A47D3" w:rsidDel="006A47D3">
          <w:rPr>
            <w:rFonts w:ascii="Times New Roman" w:hAnsi="Times New Roman" w:cs="Times New Roman"/>
            <w:color w:val="auto"/>
            <w:rPrChange w:id="1563" w:author="Author" w:date="2026-05-20T19:34:00Z" w16du:dateUtc="2026-05-20T11:34:00Z">
              <w:rPr>
                <w:rFonts w:ascii="Calibri" w:hAnsi="Calibri"/>
                <w:color w:val="595959" w:themeColor="text1" w:themeTint="A6"/>
              </w:rPr>
            </w:rPrChange>
          </w:rPr>
          <w:delText xml:space="preserve">4 </w:delText>
        </w:r>
      </w:del>
      <w:ins w:id="1564" w:author="Author" w:date="2026-05-20T19:36:00Z" w16du:dateUtc="2026-05-20T11:36:00Z">
        <w:r w:rsidR="006A47D3">
          <w:rPr>
            <w:rFonts w:ascii="Times New Roman" w:eastAsia="宋体" w:hAnsi="Times New Roman" w:cs="Times New Roman" w:hint="eastAsia"/>
            <w:color w:val="auto"/>
            <w:lang w:eastAsia="zh-CN"/>
          </w:rPr>
          <w:t>3</w:t>
        </w:r>
        <w:r w:rsidR="006A47D3" w:rsidRPr="006A47D3">
          <w:rPr>
            <w:rFonts w:ascii="Times New Roman" w:hAnsi="Times New Roman" w:cs="Times New Roman"/>
            <w:color w:val="auto"/>
            <w:rPrChange w:id="1565" w:author="Author" w:date="2026-05-20T19:34:00Z" w16du:dateUtc="2026-05-20T11:34:00Z">
              <w:rPr>
                <w:rFonts w:ascii="Calibri" w:hAnsi="Calibri"/>
                <w:color w:val="595959" w:themeColor="text1" w:themeTint="A6"/>
              </w:rPr>
            </w:rPrChange>
          </w:rPr>
          <w:t xml:space="preserve"> </w:t>
        </w:r>
      </w:ins>
      <w:del w:id="1566" w:author="Author" w:date="2026-05-20T19:28:00Z" w16du:dateUtc="2026-05-20T11:28:00Z">
        <w:r w:rsidRPr="006A47D3" w:rsidDel="0028278E">
          <w:rPr>
            <w:rFonts w:ascii="Times New Roman" w:hAnsi="Times New Roman" w:cs="Times New Roman"/>
            <w:color w:val="auto"/>
            <w:rPrChange w:id="1567" w:author="Author" w:date="2026-05-20T19:34:00Z" w16du:dateUtc="2026-05-20T11:34: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1568" w:author="Author" w:date="2026-05-20T19:34:00Z" w16du:dateUtc="2026-05-20T11:34:00Z">
            <w:rPr>
              <w:rFonts w:ascii="Calibri" w:hAnsi="Calibri"/>
              <w:color w:val="595959" w:themeColor="text1" w:themeTint="A6"/>
            </w:rPr>
          </w:rPrChange>
        </w:rPr>
        <w:t>Training Curves</w:t>
      </w:r>
    </w:p>
    <w:p w14:paraId="041D782A" w14:textId="141F8030" w:rsidR="00D803EE" w:rsidRPr="00F724C2" w:rsidRDefault="00000000" w:rsidP="0028278E">
      <w:pPr>
        <w:spacing w:after="0" w:line="300" w:lineRule="exact"/>
        <w:ind w:firstLine="284"/>
        <w:jc w:val="both"/>
        <w:rPr>
          <w:ins w:id="1569" w:author="Author" w:date="2026-05-20T16:02:00Z" w16du:dateUtc="2026-05-20T08:02:00Z"/>
          <w:rFonts w:ascii="Times New Roman" w:hAnsi="Times New Roman"/>
          <w:rPrChange w:id="1570" w:author="Author" w:date="2026-05-20T18:59:00Z" w16du:dateUtc="2026-05-20T10:59:00Z">
            <w:rPr>
              <w:ins w:id="1571" w:author="Author" w:date="2026-05-20T16:02:00Z" w16du:dateUtc="2026-05-20T08:02:00Z"/>
              <w:rFonts w:ascii="Calibri" w:eastAsia="宋体" w:hAnsi="Calibri"/>
              <w:lang w:eastAsia="zh-CN"/>
            </w:rPr>
          </w:rPrChange>
        </w:rPr>
        <w:pPrChange w:id="1572" w:author="Author" w:date="2026-05-20T19:28:00Z" w16du:dateUtc="2026-05-20T11:28:00Z">
          <w:pPr>
            <w:spacing w:after="80" w:line="280" w:lineRule="exact"/>
            <w:ind w:firstLine="283"/>
          </w:pPr>
        </w:pPrChange>
      </w:pPr>
      <w:r w:rsidRPr="00F724C2">
        <w:rPr>
          <w:rFonts w:ascii="Times New Roman" w:hAnsi="Times New Roman"/>
          <w:rPrChange w:id="1573" w:author="Author" w:date="2026-05-20T18:59:00Z" w16du:dateUtc="2026-05-20T10:59:00Z">
            <w:rPr>
              <w:rFonts w:ascii="Calibri" w:hAnsi="Calibri"/>
            </w:rPr>
          </w:rPrChange>
        </w:rPr>
        <w:t>Figures 2</w:t>
      </w:r>
      <w:ins w:id="1574" w:author="Author" w:date="2026-05-20T19:53:00Z" w16du:dateUtc="2026-05-20T11:53:00Z">
        <w:r w:rsidR="003C5103">
          <w:rPr>
            <w:rFonts w:ascii="Times New Roman" w:eastAsia="宋体" w:hAnsi="Times New Roman" w:hint="eastAsia"/>
            <w:lang w:eastAsia="zh-CN"/>
          </w:rPr>
          <w:t xml:space="preserve"> </w:t>
        </w:r>
      </w:ins>
      <w:r w:rsidRPr="00F724C2">
        <w:rPr>
          <w:rFonts w:ascii="Times New Roman" w:hAnsi="Times New Roman"/>
          <w:rPrChange w:id="1575" w:author="Author" w:date="2026-05-20T18:59:00Z" w16du:dateUtc="2026-05-20T10:59:00Z">
            <w:rPr>
              <w:rFonts w:ascii="Calibri" w:hAnsi="Calibri"/>
            </w:rPr>
          </w:rPrChange>
        </w:rPr>
        <w:t>–</w:t>
      </w:r>
      <w:ins w:id="1576" w:author="Author" w:date="2026-05-20T19:53:00Z" w16du:dateUtc="2026-05-20T11:53:00Z">
        <w:r w:rsidR="003C5103">
          <w:rPr>
            <w:rFonts w:ascii="Times New Roman" w:eastAsia="宋体" w:hAnsi="Times New Roman" w:hint="eastAsia"/>
            <w:lang w:eastAsia="zh-CN"/>
          </w:rPr>
          <w:t xml:space="preserve"> </w:t>
        </w:r>
      </w:ins>
      <w:r w:rsidRPr="00F724C2">
        <w:rPr>
          <w:rFonts w:ascii="Times New Roman" w:hAnsi="Times New Roman"/>
          <w:rPrChange w:id="1577" w:author="Author" w:date="2026-05-20T18:59:00Z" w16du:dateUtc="2026-05-20T10:59:00Z">
            <w:rPr>
              <w:rFonts w:ascii="Calibri" w:hAnsi="Calibri"/>
            </w:rPr>
          </w:rPrChange>
        </w:rPr>
        <w:t xml:space="preserve">4 show three diagnostic </w:t>
      </w:r>
      <w:proofErr w:type="spellStart"/>
      <w:r w:rsidRPr="00F724C2">
        <w:rPr>
          <w:rFonts w:ascii="Times New Roman" w:hAnsi="Times New Roman"/>
          <w:rPrChange w:id="1578" w:author="Author" w:date="2026-05-20T18:59:00Z" w16du:dateUtc="2026-05-20T10:59:00Z">
            <w:rPr>
              <w:rFonts w:ascii="Calibri" w:hAnsi="Calibri"/>
            </w:rPr>
          </w:rPrChange>
        </w:rPr>
        <w:t>TensorBoard</w:t>
      </w:r>
      <w:proofErr w:type="spellEnd"/>
      <w:r w:rsidRPr="00F724C2">
        <w:rPr>
          <w:rFonts w:ascii="Times New Roman" w:hAnsi="Times New Roman"/>
          <w:rPrChange w:id="1579" w:author="Author" w:date="2026-05-20T18:59:00Z" w16du:dateUtc="2026-05-20T10:59:00Z">
            <w:rPr>
              <w:rFonts w:ascii="Calibri" w:hAnsi="Calibri"/>
            </w:rPr>
          </w:rPrChange>
        </w:rPr>
        <w:t xml:space="preserve"> scalars, each plotted as raw per-update values with an EMA-smoothed trace (decay 0.6).</w:t>
      </w:r>
    </w:p>
    <w:p w14:paraId="5A4D0CBB" w14:textId="61FA43AF" w:rsidR="007A381C" w:rsidRPr="00F724C2" w:rsidRDefault="007A381C" w:rsidP="0028278E">
      <w:pPr>
        <w:spacing w:after="0" w:line="300" w:lineRule="exact"/>
        <w:ind w:firstLine="284"/>
        <w:jc w:val="both"/>
        <w:rPr>
          <w:rFonts w:ascii="Times New Roman" w:hAnsi="Times New Roman" w:hint="eastAsia"/>
          <w:rPrChange w:id="1580" w:author="Author" w:date="2026-05-20T18:59:00Z" w16du:dateUtc="2026-05-20T10:59:00Z">
            <w:rPr/>
          </w:rPrChange>
        </w:rPr>
        <w:pPrChange w:id="1581" w:author="Author" w:date="2026-05-20T19:28:00Z" w16du:dateUtc="2026-05-20T11:28:00Z">
          <w:pPr>
            <w:spacing w:after="80" w:line="280" w:lineRule="exact"/>
            <w:ind w:firstLine="283"/>
          </w:pPr>
        </w:pPrChange>
      </w:pPr>
      <w:ins w:id="1582" w:author="Author" w:date="2026-05-20T16:02:00Z" w16du:dateUtc="2026-05-20T08:02:00Z">
        <w:r w:rsidRPr="00F724C2">
          <w:rPr>
            <w:rFonts w:ascii="Times New Roman" w:hAnsi="Times New Roman" w:hint="eastAsia"/>
            <w:rPrChange w:id="1583" w:author="Author" w:date="2026-05-20T18:59:00Z" w16du:dateUtc="2026-05-20T10:59:00Z">
              <w:rPr>
                <w:rFonts w:ascii="Calibri" w:eastAsia="宋体" w:hAnsi="Calibri" w:hint="eastAsia"/>
                <w:lang w:eastAsia="zh-CN"/>
              </w:rPr>
            </w:rPrChange>
          </w:rPr>
          <w:t xml:space="preserve">Figure </w:t>
        </w:r>
      </w:ins>
      <w:ins w:id="1584" w:author="Author" w:date="2026-05-20T16:03:00Z" w16du:dateUtc="2026-05-20T08:03:00Z">
        <w:r w:rsidRPr="00F724C2">
          <w:rPr>
            <w:rFonts w:ascii="Times New Roman" w:hAnsi="Times New Roman" w:hint="eastAsia"/>
            <w:rPrChange w:id="1585" w:author="Author" w:date="2026-05-20T18:59:00Z" w16du:dateUtc="2026-05-20T10:59:00Z">
              <w:rPr>
                <w:rFonts w:ascii="Calibri" w:eastAsia="宋体" w:hAnsi="Calibri" w:hint="eastAsia"/>
                <w:lang w:eastAsia="zh-CN"/>
              </w:rPr>
            </w:rPrChange>
          </w:rPr>
          <w:t xml:space="preserve">2 is </w:t>
        </w:r>
      </w:ins>
      <w:ins w:id="1586" w:author="Author" w:date="2026-05-20T16:04:00Z" w16du:dateUtc="2026-05-20T08:04:00Z">
        <w:r w:rsidRPr="00F724C2">
          <w:rPr>
            <w:rFonts w:ascii="Times New Roman" w:hAnsi="Times New Roman" w:hint="eastAsia"/>
            <w:rPrChange w:id="1587" w:author="Author" w:date="2026-05-20T18:59:00Z" w16du:dateUtc="2026-05-20T10:59:00Z">
              <w:rPr>
                <w:rFonts w:ascii="Calibri" w:eastAsia="宋体" w:hAnsi="Calibri" w:hint="eastAsia"/>
                <w:lang w:eastAsia="zh-CN"/>
              </w:rPr>
            </w:rPrChange>
          </w:rPr>
          <w:t>the curve of m</w:t>
        </w:r>
        <w:r w:rsidRPr="00F724C2">
          <w:rPr>
            <w:rFonts w:ascii="Times New Roman" w:hAnsi="Times New Roman"/>
            <w:rPrChange w:id="1588" w:author="Author" w:date="2026-05-20T18:59:00Z" w16du:dateUtc="2026-05-20T10:59:00Z">
              <w:rPr>
                <w:rFonts w:ascii="Calibri" w:eastAsia="宋体" w:hAnsi="Calibri"/>
                <w:lang w:eastAsia="zh-CN"/>
              </w:rPr>
            </w:rPrChange>
          </w:rPr>
          <w:t>ean episodic reward</w:t>
        </w:r>
        <w:r w:rsidRPr="00F724C2">
          <w:rPr>
            <w:rFonts w:ascii="Times New Roman" w:hAnsi="Times New Roman" w:hint="eastAsia"/>
            <w:rPrChange w:id="1589" w:author="Author" w:date="2026-05-20T18:59:00Z" w16du:dateUtc="2026-05-20T10:59:00Z">
              <w:rPr>
                <w:rFonts w:ascii="Calibri" w:eastAsia="宋体" w:hAnsi="Calibri" w:hint="eastAsia"/>
                <w:lang w:eastAsia="zh-CN"/>
              </w:rPr>
            </w:rPrChange>
          </w:rPr>
          <w:t xml:space="preserve"> </w:t>
        </w:r>
      </w:ins>
      <w:ins w:id="1590" w:author="Author" w:date="2026-05-20T16:03:00Z" w16du:dateUtc="2026-05-20T08:03:00Z">
        <w:r w:rsidRPr="00F724C2">
          <w:rPr>
            <w:rFonts w:ascii="Times New Roman" w:hAnsi="Times New Roman"/>
            <w:rPrChange w:id="1591" w:author="Author" w:date="2026-05-20T18:59:00Z" w16du:dateUtc="2026-05-20T10:59:00Z">
              <w:rPr>
                <w:rFonts w:ascii="Calibri" w:eastAsia="宋体" w:hAnsi="Calibri"/>
                <w:lang w:eastAsia="zh-CN"/>
              </w:rPr>
            </w:rPrChange>
          </w:rPr>
          <w:t>over 300K steps</w:t>
        </w:r>
        <w:r w:rsidRPr="00F724C2">
          <w:rPr>
            <w:rFonts w:ascii="Times New Roman" w:hAnsi="Times New Roman" w:hint="eastAsia"/>
            <w:rPrChange w:id="1592" w:author="Author" w:date="2026-05-20T18:59:00Z" w16du:dateUtc="2026-05-20T10:59:00Z">
              <w:rPr>
                <w:rFonts w:ascii="Calibri" w:eastAsia="宋体" w:hAnsi="Calibri" w:hint="eastAsia"/>
                <w:lang w:eastAsia="zh-CN"/>
              </w:rPr>
            </w:rPrChange>
          </w:rPr>
          <w:t>.</w:t>
        </w:r>
        <w:r w:rsidRPr="00F724C2">
          <w:rPr>
            <w:rFonts w:ascii="Times New Roman" w:hAnsi="Times New Roman"/>
            <w:rPrChange w:id="1593" w:author="Author" w:date="2026-05-20T18:59:00Z" w16du:dateUtc="2026-05-20T10:59:00Z">
              <w:rPr/>
            </w:rPrChange>
          </w:rPr>
          <w:t xml:space="preserve"> </w:t>
        </w:r>
        <w:r w:rsidRPr="00F724C2">
          <w:rPr>
            <w:rFonts w:ascii="Times New Roman" w:hAnsi="Times New Roman"/>
            <w:rPrChange w:id="1594" w:author="Author" w:date="2026-05-20T18:59:00Z" w16du:dateUtc="2026-05-20T10:59:00Z">
              <w:rPr>
                <w:rFonts w:ascii="Calibri" w:eastAsia="宋体" w:hAnsi="Calibri"/>
                <w:lang w:eastAsia="zh-CN"/>
              </w:rPr>
            </w:rPrChange>
          </w:rPr>
          <w:t xml:space="preserve">Mean episodic reward rises from 3.3 at step 2K to 33.6 at step 18K, then climbs at a decreasing rate and plateaus at 47–50 after </w:t>
        </w:r>
      </w:ins>
      <w:ins w:id="1595" w:author="Author" w:date="2026-05-20T16:04:00Z" w16du:dateUtc="2026-05-20T08:04:00Z">
        <w:r w:rsidRPr="00F724C2">
          <w:rPr>
            <w:rFonts w:ascii="Times New Roman" w:hAnsi="Times New Roman" w:hint="eastAsia"/>
            <w:rPrChange w:id="1596" w:author="Author" w:date="2026-05-20T18:59:00Z" w16du:dateUtc="2026-05-20T10:59:00Z">
              <w:rPr>
                <w:rFonts w:ascii="Calibri" w:eastAsia="宋体" w:hAnsi="Calibri" w:hint="eastAsia"/>
                <w:lang w:eastAsia="zh-CN"/>
              </w:rPr>
            </w:rPrChange>
          </w:rPr>
          <w:t xml:space="preserve">around </w:t>
        </w:r>
      </w:ins>
      <w:ins w:id="1597" w:author="Author" w:date="2026-05-20T16:03:00Z" w16du:dateUtc="2026-05-20T08:03:00Z">
        <w:r w:rsidRPr="00F724C2">
          <w:rPr>
            <w:rFonts w:ascii="Times New Roman" w:hAnsi="Times New Roman"/>
            <w:rPrChange w:id="1598" w:author="Author" w:date="2026-05-20T18:59:00Z" w16du:dateUtc="2026-05-20T10:59:00Z">
              <w:rPr>
                <w:rFonts w:ascii="Calibri" w:eastAsia="宋体" w:hAnsi="Calibri"/>
                <w:lang w:eastAsia="zh-CN"/>
              </w:rPr>
            </w:rPrChange>
          </w:rPr>
          <w:t>250K steps.</w:t>
        </w:r>
      </w:ins>
    </w:p>
    <w:p w14:paraId="1C333B80" w14:textId="77777777" w:rsidR="003C5103" w:rsidRDefault="00000000" w:rsidP="003C5103">
      <w:pPr>
        <w:keepNext/>
        <w:spacing w:before="120" w:after="60"/>
        <w:jc w:val="center"/>
        <w:rPr>
          <w:ins w:id="1599" w:author="Author" w:date="2026-05-20T19:54:00Z" w16du:dateUtc="2026-05-20T11:54:00Z"/>
        </w:rPr>
        <w:pPrChange w:id="1600" w:author="Author" w:date="2026-05-20T19:54:00Z" w16du:dateUtc="2026-05-20T11:54:00Z">
          <w:pPr>
            <w:spacing w:before="120" w:after="60"/>
            <w:jc w:val="center"/>
          </w:pPr>
        </w:pPrChange>
      </w:pPr>
      <w:r>
        <w:rPr>
          <w:noProof/>
        </w:rPr>
        <w:drawing>
          <wp:inline distT="0" distB="0" distL="114300" distR="114300" wp14:anchorId="2B8369B1" wp14:editId="6B7A71E2">
            <wp:extent cx="5029200" cy="2514600"/>
            <wp:effectExtent l="0" t="0" r="0" b="0"/>
            <wp:docPr id="1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2"/>
                    <pic:cNvPicPr>
                      <a:picLocks noChangeAspect="1"/>
                    </pic:cNvPicPr>
                  </pic:nvPicPr>
                  <pic:blipFill>
                    <a:blip r:embed="rId9"/>
                    <a:stretch>
                      <a:fillRect/>
                    </a:stretch>
                  </pic:blipFill>
                  <pic:spPr>
                    <a:xfrm>
                      <a:off x="0" y="0"/>
                      <a:ext cx="5029200" cy="2514600"/>
                    </a:xfrm>
                    <a:prstGeom prst="rect">
                      <a:avLst/>
                    </a:prstGeom>
                  </pic:spPr>
                </pic:pic>
              </a:graphicData>
            </a:graphic>
          </wp:inline>
        </w:drawing>
      </w:r>
    </w:p>
    <w:p w14:paraId="799799CD" w14:textId="298482A0" w:rsidR="00D803EE" w:rsidRPr="003C5103" w:rsidRDefault="003C5103" w:rsidP="003C5103">
      <w:pPr>
        <w:spacing w:before="40"/>
        <w:jc w:val="center"/>
        <w:rPr>
          <w:rFonts w:asciiTheme="majorHAnsi" w:hAnsiTheme="majorHAnsi" w:cstheme="majorHAnsi" w:hint="eastAsia"/>
          <w:sz w:val="20"/>
          <w:szCs w:val="20"/>
          <w:rPrChange w:id="1601" w:author="Author" w:date="2026-05-20T19:56:00Z" w16du:dateUtc="2026-05-20T11:56:00Z">
            <w:rPr/>
          </w:rPrChange>
        </w:rPr>
        <w:pPrChange w:id="1602" w:author="Author" w:date="2026-05-20T19:56:00Z" w16du:dateUtc="2026-05-20T11:56:00Z">
          <w:pPr>
            <w:spacing w:before="120" w:after="60"/>
            <w:jc w:val="center"/>
          </w:pPr>
        </w:pPrChange>
      </w:pPr>
      <w:ins w:id="1603" w:author="Author" w:date="2026-05-20T19:54:00Z" w16du:dateUtc="2026-05-20T11:54:00Z">
        <w:r w:rsidRPr="003C5103">
          <w:rPr>
            <w:rFonts w:asciiTheme="majorHAnsi" w:hAnsiTheme="majorHAnsi" w:cstheme="majorHAnsi"/>
            <w:sz w:val="20"/>
            <w:szCs w:val="20"/>
            <w:rPrChange w:id="1604" w:author="Author" w:date="2026-05-20T19:56:00Z" w16du:dateUtc="2026-05-20T11:56:00Z">
              <w:rPr/>
            </w:rPrChange>
          </w:rPr>
          <w:t xml:space="preserve">Figure </w:t>
        </w:r>
        <w:r w:rsidRPr="003C5103">
          <w:rPr>
            <w:rFonts w:asciiTheme="majorHAnsi" w:hAnsiTheme="majorHAnsi" w:cstheme="majorHAnsi"/>
            <w:sz w:val="20"/>
            <w:szCs w:val="20"/>
            <w:rPrChange w:id="1605" w:author="Author" w:date="2026-05-20T19:56:00Z" w16du:dateUtc="2026-05-20T11:56:00Z">
              <w:rPr/>
            </w:rPrChange>
          </w:rPr>
          <w:fldChar w:fldCharType="begin"/>
        </w:r>
        <w:r w:rsidRPr="003C5103">
          <w:rPr>
            <w:rFonts w:asciiTheme="majorHAnsi" w:hAnsiTheme="majorHAnsi" w:cstheme="majorHAnsi"/>
            <w:sz w:val="20"/>
            <w:szCs w:val="20"/>
            <w:rPrChange w:id="1606" w:author="Author" w:date="2026-05-20T19:56:00Z" w16du:dateUtc="2026-05-20T11:56:00Z">
              <w:rPr/>
            </w:rPrChange>
          </w:rPr>
          <w:instrText xml:space="preserve"> SEQ Figure \* ARABIC </w:instrText>
        </w:r>
      </w:ins>
      <w:r w:rsidRPr="003C5103">
        <w:rPr>
          <w:rFonts w:asciiTheme="majorHAnsi" w:hAnsiTheme="majorHAnsi" w:cstheme="majorHAnsi"/>
          <w:sz w:val="20"/>
          <w:szCs w:val="20"/>
          <w:rPrChange w:id="1607" w:author="Author" w:date="2026-05-20T19:56:00Z" w16du:dateUtc="2026-05-20T11:56:00Z">
            <w:rPr/>
          </w:rPrChange>
        </w:rPr>
        <w:fldChar w:fldCharType="separate"/>
      </w:r>
      <w:ins w:id="1608" w:author="Author" w:date="2026-05-20T19:56:00Z" w16du:dateUtc="2026-05-20T11:56:00Z">
        <w:r w:rsidRPr="003C5103">
          <w:rPr>
            <w:rFonts w:asciiTheme="majorHAnsi" w:hAnsiTheme="majorHAnsi" w:cstheme="majorHAnsi"/>
            <w:sz w:val="20"/>
            <w:szCs w:val="20"/>
            <w:rPrChange w:id="1609" w:author="Author" w:date="2026-05-20T19:56:00Z" w16du:dateUtc="2026-05-20T11:56:00Z">
              <w:rPr>
                <w:noProof/>
              </w:rPr>
            </w:rPrChange>
          </w:rPr>
          <w:t>2</w:t>
        </w:r>
      </w:ins>
      <w:ins w:id="1610" w:author="Author" w:date="2026-05-20T19:54:00Z" w16du:dateUtc="2026-05-20T11:54:00Z">
        <w:r w:rsidRPr="003C5103">
          <w:rPr>
            <w:rFonts w:asciiTheme="majorHAnsi" w:hAnsiTheme="majorHAnsi" w:cstheme="majorHAnsi"/>
            <w:sz w:val="20"/>
            <w:szCs w:val="20"/>
            <w:rPrChange w:id="1611" w:author="Author" w:date="2026-05-20T19:56:00Z" w16du:dateUtc="2026-05-20T11:56:00Z">
              <w:rPr/>
            </w:rPrChange>
          </w:rPr>
          <w:fldChar w:fldCharType="end"/>
        </w:r>
        <w:r w:rsidRPr="003C5103">
          <w:rPr>
            <w:rFonts w:asciiTheme="majorHAnsi" w:hAnsiTheme="majorHAnsi" w:cstheme="majorHAnsi" w:hint="eastAsia"/>
            <w:sz w:val="20"/>
            <w:szCs w:val="20"/>
            <w:rPrChange w:id="1612" w:author="Author" w:date="2026-05-20T19:56:00Z" w16du:dateUtc="2026-05-20T11:56:00Z">
              <w:rPr>
                <w:rFonts w:eastAsia="宋体" w:hint="eastAsia"/>
                <w:lang w:eastAsia="zh-CN"/>
              </w:rPr>
            </w:rPrChange>
          </w:rPr>
          <w:t xml:space="preserve">.  </w:t>
        </w:r>
        <w:r w:rsidRPr="003C5103">
          <w:rPr>
            <w:rFonts w:asciiTheme="majorHAnsi" w:hAnsiTheme="majorHAnsi" w:cstheme="majorHAnsi"/>
            <w:sz w:val="20"/>
            <w:szCs w:val="20"/>
            <w:rPrChange w:id="1613" w:author="Author" w:date="2026-05-20T19:56:00Z" w16du:dateUtc="2026-05-20T11:56:00Z">
              <w:rPr>
                <w:rFonts w:ascii="Calibri" w:hAnsi="Calibri"/>
                <w:i/>
                <w:color w:val="555555"/>
                <w:sz w:val="20"/>
              </w:rPr>
            </w:rPrChange>
          </w:rPr>
          <w:t>rollout/</w:t>
        </w:r>
        <w:proofErr w:type="spellStart"/>
        <w:r w:rsidRPr="003C5103">
          <w:rPr>
            <w:rFonts w:asciiTheme="majorHAnsi" w:hAnsiTheme="majorHAnsi" w:cstheme="majorHAnsi"/>
            <w:sz w:val="20"/>
            <w:szCs w:val="20"/>
            <w:rPrChange w:id="1614" w:author="Author" w:date="2026-05-20T19:56:00Z" w16du:dateUtc="2026-05-20T11:56:00Z">
              <w:rPr>
                <w:rFonts w:ascii="Calibri" w:hAnsi="Calibri"/>
                <w:i/>
                <w:color w:val="555555"/>
                <w:sz w:val="20"/>
              </w:rPr>
            </w:rPrChange>
          </w:rPr>
          <w:t>ep_rew_mean</w:t>
        </w:r>
        <w:proofErr w:type="spellEnd"/>
        <w:r w:rsidRPr="003C5103">
          <w:rPr>
            <w:rFonts w:asciiTheme="majorHAnsi" w:hAnsiTheme="majorHAnsi" w:cstheme="majorHAnsi"/>
            <w:sz w:val="20"/>
            <w:szCs w:val="20"/>
            <w:rPrChange w:id="1615" w:author="Author" w:date="2026-05-20T19:56:00Z" w16du:dateUtc="2026-05-20T11:56:00Z">
              <w:rPr>
                <w:rFonts w:ascii="Calibri" w:hAnsi="Calibri"/>
                <w:i/>
                <w:color w:val="555555"/>
                <w:sz w:val="20"/>
              </w:rPr>
            </w:rPrChange>
          </w:rPr>
          <w:t xml:space="preserve"> over 300K steps</w:t>
        </w:r>
      </w:ins>
    </w:p>
    <w:p w14:paraId="47F456AB" w14:textId="6497734E" w:rsidR="00D803EE" w:rsidDel="003C5103" w:rsidRDefault="00000000">
      <w:pPr>
        <w:spacing w:before="40"/>
        <w:jc w:val="center"/>
        <w:rPr>
          <w:del w:id="1616" w:author="Author" w:date="2026-05-20T19:55:00Z" w16du:dateUtc="2026-05-20T11:55:00Z"/>
        </w:rPr>
      </w:pPr>
      <w:del w:id="1617" w:author="Author" w:date="2026-05-20T19:55:00Z" w16du:dateUtc="2026-05-20T11:55:00Z">
        <w:r w:rsidDel="003C5103">
          <w:rPr>
            <w:rFonts w:ascii="Calibri" w:hAnsi="Calibri"/>
            <w:i/>
            <w:color w:val="555555"/>
            <w:sz w:val="20"/>
          </w:rPr>
          <w:delText>Figure 2. rollout/ep_rew_mean over 300K steps</w:delText>
        </w:r>
      </w:del>
      <w:del w:id="1618" w:author="Author" w:date="2026-05-20T16:04:00Z" w16du:dateUtc="2026-05-20T08:04:00Z">
        <w:r w:rsidDel="007A381C">
          <w:rPr>
            <w:rFonts w:ascii="Calibri" w:hAnsi="Calibri"/>
            <w:i/>
            <w:color w:val="555555"/>
            <w:sz w:val="20"/>
          </w:rPr>
          <w:delText>. Mean episodic reward rises from 3.3 at step 2K to 33.6 at step 18K, then climbs at a decreasing rate and plateaus at 47–50 after ~250K steps.</w:delText>
        </w:r>
      </w:del>
    </w:p>
    <w:p w14:paraId="44D17D03" w14:textId="55A78670" w:rsidR="007A381C" w:rsidRPr="00F724C2" w:rsidRDefault="007A381C" w:rsidP="0028278E">
      <w:pPr>
        <w:spacing w:after="0" w:line="300" w:lineRule="exact"/>
        <w:ind w:firstLine="284"/>
        <w:jc w:val="both"/>
        <w:rPr>
          <w:ins w:id="1619" w:author="Author" w:date="2026-05-20T16:05:00Z" w16du:dateUtc="2026-05-20T08:05:00Z"/>
          <w:rFonts w:ascii="Times New Roman" w:hAnsi="Times New Roman" w:hint="eastAsia"/>
          <w:rPrChange w:id="1620" w:author="Author" w:date="2026-05-20T18:59:00Z" w16du:dateUtc="2026-05-20T10:59:00Z">
            <w:rPr>
              <w:ins w:id="1621" w:author="Author" w:date="2026-05-20T16:05:00Z" w16du:dateUtc="2026-05-20T08:05:00Z"/>
              <w:rFonts w:eastAsia="宋体" w:hint="eastAsia"/>
              <w:lang w:eastAsia="zh-CN"/>
            </w:rPr>
          </w:rPrChange>
        </w:rPr>
        <w:pPrChange w:id="1622" w:author="Author" w:date="2026-05-20T19:28:00Z" w16du:dateUtc="2026-05-20T11:28:00Z">
          <w:pPr>
            <w:spacing w:after="80" w:line="280" w:lineRule="exact"/>
            <w:ind w:firstLine="283"/>
          </w:pPr>
        </w:pPrChange>
      </w:pPr>
      <w:ins w:id="1623" w:author="Author" w:date="2026-05-20T16:05:00Z" w16du:dateUtc="2026-05-20T08:05:00Z">
        <w:r w:rsidRPr="00F724C2">
          <w:rPr>
            <w:rFonts w:ascii="Times New Roman" w:hAnsi="Times New Roman" w:hint="eastAsia"/>
            <w:rPrChange w:id="1624" w:author="Author" w:date="2026-05-20T18:59:00Z" w16du:dateUtc="2026-05-20T10:59:00Z">
              <w:rPr>
                <w:rFonts w:ascii="Calibri" w:eastAsia="宋体" w:hAnsi="Calibri" w:hint="eastAsia"/>
                <w:lang w:eastAsia="zh-CN"/>
              </w:rPr>
            </w:rPrChange>
          </w:rPr>
          <w:t xml:space="preserve">Figure </w:t>
        </w:r>
        <w:r w:rsidRPr="00F724C2">
          <w:rPr>
            <w:rFonts w:ascii="Times New Roman" w:hAnsi="Times New Roman" w:hint="eastAsia"/>
            <w:rPrChange w:id="1625" w:author="Author" w:date="2026-05-20T18:59:00Z" w16du:dateUtc="2026-05-20T10:59:00Z">
              <w:rPr>
                <w:rFonts w:ascii="Calibri" w:eastAsia="宋体" w:hAnsi="Calibri" w:hint="eastAsia"/>
                <w:lang w:eastAsia="zh-CN"/>
              </w:rPr>
            </w:rPrChange>
          </w:rPr>
          <w:t>3</w:t>
        </w:r>
        <w:r w:rsidRPr="00F724C2">
          <w:rPr>
            <w:rFonts w:ascii="Times New Roman" w:hAnsi="Times New Roman" w:hint="eastAsia"/>
            <w:rPrChange w:id="1626" w:author="Author" w:date="2026-05-20T18:59:00Z" w16du:dateUtc="2026-05-20T10:59:00Z">
              <w:rPr>
                <w:rFonts w:ascii="Calibri" w:eastAsia="宋体" w:hAnsi="Calibri" w:hint="eastAsia"/>
                <w:lang w:eastAsia="zh-CN"/>
              </w:rPr>
            </w:rPrChange>
          </w:rPr>
          <w:t xml:space="preserve"> is the curve of m</w:t>
        </w:r>
        <w:r w:rsidRPr="00F724C2">
          <w:rPr>
            <w:rFonts w:ascii="Times New Roman" w:hAnsi="Times New Roman"/>
            <w:rPrChange w:id="1627" w:author="Author" w:date="2026-05-20T18:59:00Z" w16du:dateUtc="2026-05-20T10:59:00Z">
              <w:rPr>
                <w:rFonts w:ascii="Calibri" w:eastAsia="宋体" w:hAnsi="Calibri"/>
                <w:lang w:eastAsia="zh-CN"/>
              </w:rPr>
            </w:rPrChange>
          </w:rPr>
          <w:t xml:space="preserve">ean </w:t>
        </w:r>
      </w:ins>
      <w:ins w:id="1628" w:author="Author" w:date="2026-05-20T16:06:00Z" w16du:dateUtc="2026-05-20T08:06:00Z">
        <w:r w:rsidRPr="00F724C2">
          <w:rPr>
            <w:rFonts w:ascii="Times New Roman" w:hAnsi="Times New Roman"/>
            <w:rPrChange w:id="1629" w:author="Author" w:date="2026-05-20T18:59:00Z" w16du:dateUtc="2026-05-20T10:59:00Z">
              <w:rPr>
                <w:rFonts w:ascii="Calibri" w:eastAsia="宋体" w:hAnsi="Calibri"/>
                <w:lang w:eastAsia="zh-CN"/>
              </w:rPr>
            </w:rPrChange>
          </w:rPr>
          <w:t>episode length</w:t>
        </w:r>
      </w:ins>
      <w:ins w:id="1630" w:author="Author" w:date="2026-05-20T16:05:00Z" w16du:dateUtc="2026-05-20T08:05:00Z">
        <w:r w:rsidRPr="00F724C2">
          <w:rPr>
            <w:rFonts w:ascii="Times New Roman" w:hAnsi="Times New Roman" w:hint="eastAsia"/>
            <w:rPrChange w:id="1631" w:author="Author" w:date="2026-05-20T18:59:00Z" w16du:dateUtc="2026-05-20T10:59:00Z">
              <w:rPr>
                <w:rFonts w:ascii="Calibri" w:eastAsia="宋体" w:hAnsi="Calibri" w:hint="eastAsia"/>
                <w:lang w:eastAsia="zh-CN"/>
              </w:rPr>
            </w:rPrChange>
          </w:rPr>
          <w:t xml:space="preserve"> </w:t>
        </w:r>
        <w:r w:rsidRPr="00F724C2">
          <w:rPr>
            <w:rFonts w:ascii="Times New Roman" w:hAnsi="Times New Roman"/>
            <w:rPrChange w:id="1632" w:author="Author" w:date="2026-05-20T18:59:00Z" w16du:dateUtc="2026-05-20T10:59:00Z">
              <w:rPr>
                <w:rFonts w:ascii="Calibri" w:eastAsia="宋体" w:hAnsi="Calibri"/>
                <w:lang w:eastAsia="zh-CN"/>
              </w:rPr>
            </w:rPrChange>
          </w:rPr>
          <w:t>over 300K steps</w:t>
        </w:r>
        <w:r w:rsidRPr="00F724C2">
          <w:rPr>
            <w:rFonts w:ascii="Times New Roman" w:hAnsi="Times New Roman" w:hint="eastAsia"/>
            <w:rPrChange w:id="1633" w:author="Author" w:date="2026-05-20T18:59:00Z" w16du:dateUtc="2026-05-20T10:59:00Z">
              <w:rPr>
                <w:rFonts w:ascii="Calibri" w:eastAsia="宋体" w:hAnsi="Calibri" w:hint="eastAsia"/>
                <w:lang w:eastAsia="zh-CN"/>
              </w:rPr>
            </w:rPrChange>
          </w:rPr>
          <w:t>.</w:t>
        </w:r>
        <w:r w:rsidRPr="00F724C2">
          <w:rPr>
            <w:rFonts w:ascii="Times New Roman" w:hAnsi="Times New Roman"/>
            <w:rPrChange w:id="1634" w:author="Author" w:date="2026-05-20T18:59:00Z" w16du:dateUtc="2026-05-20T10:59:00Z">
              <w:rPr/>
            </w:rPrChange>
          </w:rPr>
          <w:t xml:space="preserve"> </w:t>
        </w:r>
      </w:ins>
      <w:ins w:id="1635" w:author="Author" w:date="2026-05-20T16:06:00Z" w16du:dateUtc="2026-05-20T08:06:00Z">
        <w:r w:rsidRPr="00F724C2">
          <w:rPr>
            <w:rFonts w:ascii="Times New Roman" w:hAnsi="Times New Roman"/>
            <w:rPrChange w:id="1636" w:author="Author" w:date="2026-05-20T18:59:00Z" w16du:dateUtc="2026-05-20T10:59:00Z">
              <w:rPr>
                <w:rFonts w:ascii="Calibri" w:eastAsia="宋体" w:hAnsi="Calibri"/>
                <w:lang w:eastAsia="zh-CN"/>
              </w:rPr>
            </w:rPrChange>
          </w:rPr>
          <w:t xml:space="preserve">Mean episode length grows from </w:t>
        </w:r>
        <w:r w:rsidRPr="00F724C2">
          <w:rPr>
            <w:rFonts w:ascii="Times New Roman" w:hAnsi="Times New Roman" w:hint="eastAsia"/>
            <w:rPrChange w:id="1637" w:author="Author" w:date="2026-05-20T18:59:00Z" w16du:dateUtc="2026-05-20T10:59:00Z">
              <w:rPr>
                <w:rFonts w:ascii="Calibri" w:eastAsia="宋体" w:hAnsi="Calibri" w:hint="eastAsia"/>
                <w:lang w:eastAsia="zh-CN"/>
              </w:rPr>
            </w:rPrChange>
          </w:rPr>
          <w:t xml:space="preserve">around </w:t>
        </w:r>
        <w:r w:rsidRPr="00F724C2">
          <w:rPr>
            <w:rFonts w:ascii="Times New Roman" w:hAnsi="Times New Roman"/>
            <w:rPrChange w:id="1638" w:author="Author" w:date="2026-05-20T18:59:00Z" w16du:dateUtc="2026-05-20T10:59:00Z">
              <w:rPr>
                <w:rFonts w:ascii="Calibri" w:eastAsia="宋体" w:hAnsi="Calibri"/>
                <w:lang w:eastAsia="zh-CN"/>
              </w:rPr>
            </w:rPrChange>
          </w:rPr>
          <w:t xml:space="preserve">49 steps to </w:t>
        </w:r>
        <w:r w:rsidRPr="00F724C2">
          <w:rPr>
            <w:rFonts w:ascii="Times New Roman" w:hAnsi="Times New Roman" w:hint="eastAsia"/>
            <w:rPrChange w:id="1639" w:author="Author" w:date="2026-05-20T18:59:00Z" w16du:dateUtc="2026-05-20T10:59:00Z">
              <w:rPr>
                <w:rFonts w:ascii="Calibri" w:eastAsia="宋体" w:hAnsi="Calibri" w:hint="eastAsia"/>
                <w:lang w:eastAsia="zh-CN"/>
              </w:rPr>
            </w:rPrChange>
          </w:rPr>
          <w:t xml:space="preserve">around </w:t>
        </w:r>
        <w:r w:rsidRPr="00F724C2">
          <w:rPr>
            <w:rFonts w:ascii="Times New Roman" w:hAnsi="Times New Roman"/>
            <w:rPrChange w:id="1640" w:author="Author" w:date="2026-05-20T18:59:00Z" w16du:dateUtc="2026-05-20T10:59:00Z">
              <w:rPr>
                <w:rFonts w:ascii="Calibri" w:eastAsia="宋体" w:hAnsi="Calibri"/>
                <w:lang w:eastAsia="zh-CN"/>
              </w:rPr>
            </w:rPrChange>
          </w:rPr>
          <w:t>85 steps by step 18K, then stabili</w:t>
        </w:r>
        <w:r w:rsidRPr="00F724C2">
          <w:rPr>
            <w:rFonts w:ascii="Times New Roman" w:hAnsi="Times New Roman" w:hint="eastAsia"/>
            <w:rPrChange w:id="1641" w:author="Author" w:date="2026-05-20T18:59:00Z" w16du:dateUtc="2026-05-20T10:59:00Z">
              <w:rPr>
                <w:rFonts w:ascii="Calibri" w:eastAsia="宋体" w:hAnsi="Calibri" w:hint="eastAsia"/>
                <w:lang w:eastAsia="zh-CN"/>
              </w:rPr>
            </w:rPrChange>
          </w:rPr>
          <w:t>z</w:t>
        </w:r>
        <w:r w:rsidRPr="00F724C2">
          <w:rPr>
            <w:rFonts w:ascii="Times New Roman" w:hAnsi="Times New Roman"/>
            <w:rPrChange w:id="1642" w:author="Author" w:date="2026-05-20T18:59:00Z" w16du:dateUtc="2026-05-20T10:59:00Z">
              <w:rPr>
                <w:rFonts w:ascii="Calibri" w:eastAsia="宋体" w:hAnsi="Calibri"/>
                <w:lang w:eastAsia="zh-CN"/>
              </w:rPr>
            </w:rPrChange>
          </w:rPr>
          <w:t>es</w:t>
        </w:r>
      </w:ins>
      <w:ins w:id="1643" w:author="Author" w:date="2026-05-20T16:07:00Z" w16du:dateUtc="2026-05-20T08:07:00Z">
        <w:r w:rsidRPr="00F724C2">
          <w:rPr>
            <w:rFonts w:ascii="Times New Roman" w:hAnsi="Times New Roman" w:hint="eastAsia"/>
            <w:rPrChange w:id="1644" w:author="Author" w:date="2026-05-20T18:59:00Z" w16du:dateUtc="2026-05-20T10:59:00Z">
              <w:rPr>
                <w:rFonts w:ascii="Calibri" w:eastAsia="宋体" w:hAnsi="Calibri" w:hint="eastAsia"/>
                <w:lang w:eastAsia="zh-CN"/>
              </w:rPr>
            </w:rPrChange>
          </w:rPr>
          <w:t>. This is</w:t>
        </w:r>
      </w:ins>
      <w:ins w:id="1645" w:author="Author" w:date="2026-05-20T16:06:00Z" w16du:dateUtc="2026-05-20T08:06:00Z">
        <w:r w:rsidRPr="00F724C2">
          <w:rPr>
            <w:rFonts w:ascii="Times New Roman" w:hAnsi="Times New Roman"/>
            <w:rPrChange w:id="1646" w:author="Author" w:date="2026-05-20T18:59:00Z" w16du:dateUtc="2026-05-20T10:59:00Z">
              <w:rPr>
                <w:rFonts w:ascii="Calibri" w:eastAsia="宋体" w:hAnsi="Calibri"/>
                <w:lang w:eastAsia="zh-CN"/>
              </w:rPr>
            </w:rPrChange>
          </w:rPr>
          <w:t xml:space="preserve"> the expected signature of a competent policy that survives longer without degenerating into stalling</w:t>
        </w:r>
      </w:ins>
      <w:ins w:id="1647" w:author="Author" w:date="2026-05-20T16:05:00Z" w16du:dateUtc="2026-05-20T08:05:00Z">
        <w:r w:rsidRPr="00F724C2">
          <w:rPr>
            <w:rFonts w:ascii="Times New Roman" w:hAnsi="Times New Roman"/>
            <w:rPrChange w:id="1648" w:author="Author" w:date="2026-05-20T18:59:00Z" w16du:dateUtc="2026-05-20T10:59:00Z">
              <w:rPr>
                <w:rFonts w:ascii="Calibri" w:eastAsia="宋体" w:hAnsi="Calibri"/>
                <w:lang w:eastAsia="zh-CN"/>
              </w:rPr>
            </w:rPrChange>
          </w:rPr>
          <w:t>.</w:t>
        </w:r>
      </w:ins>
    </w:p>
    <w:p w14:paraId="15457EF0" w14:textId="77777777" w:rsidR="003C5103" w:rsidRDefault="00000000" w:rsidP="003C5103">
      <w:pPr>
        <w:keepNext/>
        <w:spacing w:before="120" w:after="60"/>
        <w:jc w:val="center"/>
        <w:rPr>
          <w:ins w:id="1649" w:author="Author" w:date="2026-05-20T19:55:00Z" w16du:dateUtc="2026-05-20T11:55:00Z"/>
        </w:rPr>
        <w:pPrChange w:id="1650" w:author="Author" w:date="2026-05-20T19:55:00Z" w16du:dateUtc="2026-05-20T11:55:00Z">
          <w:pPr>
            <w:spacing w:before="120" w:after="60"/>
            <w:jc w:val="center"/>
          </w:pPr>
        </w:pPrChange>
      </w:pPr>
      <w:r>
        <w:rPr>
          <w:noProof/>
        </w:rPr>
        <w:drawing>
          <wp:inline distT="0" distB="0" distL="114300" distR="114300" wp14:anchorId="536FC8FC" wp14:editId="027E5C51">
            <wp:extent cx="5029200" cy="2514600"/>
            <wp:effectExtent l="0" t="0" r="0" b="0"/>
            <wp:docPr id="1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3"/>
                    <pic:cNvPicPr>
                      <a:picLocks noChangeAspect="1"/>
                    </pic:cNvPicPr>
                  </pic:nvPicPr>
                  <pic:blipFill>
                    <a:blip r:embed="rId10"/>
                    <a:stretch>
                      <a:fillRect/>
                    </a:stretch>
                  </pic:blipFill>
                  <pic:spPr>
                    <a:xfrm>
                      <a:off x="0" y="0"/>
                      <a:ext cx="5029200" cy="2514600"/>
                    </a:xfrm>
                    <a:prstGeom prst="rect">
                      <a:avLst/>
                    </a:prstGeom>
                  </pic:spPr>
                </pic:pic>
              </a:graphicData>
            </a:graphic>
          </wp:inline>
        </w:drawing>
      </w:r>
    </w:p>
    <w:p w14:paraId="03ADA814" w14:textId="0D3AFCA3" w:rsidR="00D803EE" w:rsidRPr="003C5103" w:rsidRDefault="003C5103" w:rsidP="003C5103">
      <w:pPr>
        <w:spacing w:before="40"/>
        <w:jc w:val="center"/>
        <w:rPr>
          <w:rFonts w:asciiTheme="majorHAnsi" w:hAnsiTheme="majorHAnsi" w:cstheme="majorHAnsi" w:hint="eastAsia"/>
          <w:sz w:val="20"/>
          <w:szCs w:val="20"/>
          <w:rPrChange w:id="1651" w:author="Author" w:date="2026-05-20T19:57:00Z" w16du:dateUtc="2026-05-20T11:57:00Z">
            <w:rPr/>
          </w:rPrChange>
        </w:rPr>
        <w:pPrChange w:id="1652" w:author="Author" w:date="2026-05-20T19:57:00Z" w16du:dateUtc="2026-05-20T11:57:00Z">
          <w:pPr>
            <w:spacing w:before="120" w:after="60"/>
            <w:jc w:val="center"/>
          </w:pPr>
        </w:pPrChange>
      </w:pPr>
      <w:ins w:id="1653" w:author="Author" w:date="2026-05-20T19:55:00Z" w16du:dateUtc="2026-05-20T11:55:00Z">
        <w:r w:rsidRPr="003C5103">
          <w:rPr>
            <w:rFonts w:asciiTheme="majorHAnsi" w:hAnsiTheme="majorHAnsi" w:cstheme="majorHAnsi"/>
            <w:sz w:val="20"/>
            <w:szCs w:val="20"/>
            <w:rPrChange w:id="1654" w:author="Author" w:date="2026-05-20T19:57:00Z" w16du:dateUtc="2026-05-20T11:57:00Z">
              <w:rPr/>
            </w:rPrChange>
          </w:rPr>
          <w:t xml:space="preserve">Figure </w:t>
        </w:r>
        <w:r w:rsidRPr="003C5103">
          <w:rPr>
            <w:rFonts w:asciiTheme="majorHAnsi" w:hAnsiTheme="majorHAnsi" w:cstheme="majorHAnsi"/>
            <w:sz w:val="20"/>
            <w:szCs w:val="20"/>
            <w:rPrChange w:id="1655" w:author="Author" w:date="2026-05-20T19:57:00Z" w16du:dateUtc="2026-05-20T11:57:00Z">
              <w:rPr/>
            </w:rPrChange>
          </w:rPr>
          <w:fldChar w:fldCharType="begin"/>
        </w:r>
        <w:r w:rsidRPr="003C5103">
          <w:rPr>
            <w:rFonts w:asciiTheme="majorHAnsi" w:hAnsiTheme="majorHAnsi" w:cstheme="majorHAnsi"/>
            <w:sz w:val="20"/>
            <w:szCs w:val="20"/>
            <w:rPrChange w:id="1656" w:author="Author" w:date="2026-05-20T19:57:00Z" w16du:dateUtc="2026-05-20T11:57:00Z">
              <w:rPr/>
            </w:rPrChange>
          </w:rPr>
          <w:instrText xml:space="preserve"> SEQ Figure \* ARABIC </w:instrText>
        </w:r>
      </w:ins>
      <w:r w:rsidRPr="003C5103">
        <w:rPr>
          <w:rFonts w:asciiTheme="majorHAnsi" w:hAnsiTheme="majorHAnsi" w:cstheme="majorHAnsi"/>
          <w:sz w:val="20"/>
          <w:szCs w:val="20"/>
          <w:rPrChange w:id="1657" w:author="Author" w:date="2026-05-20T19:57:00Z" w16du:dateUtc="2026-05-20T11:57:00Z">
            <w:rPr/>
          </w:rPrChange>
        </w:rPr>
        <w:fldChar w:fldCharType="separate"/>
      </w:r>
      <w:ins w:id="1658" w:author="Author" w:date="2026-05-20T19:56:00Z" w16du:dateUtc="2026-05-20T11:56:00Z">
        <w:r w:rsidRPr="003C5103">
          <w:rPr>
            <w:rFonts w:asciiTheme="majorHAnsi" w:hAnsiTheme="majorHAnsi" w:cstheme="majorHAnsi"/>
            <w:sz w:val="20"/>
            <w:szCs w:val="20"/>
            <w:rPrChange w:id="1659" w:author="Author" w:date="2026-05-20T19:57:00Z" w16du:dateUtc="2026-05-20T11:57:00Z">
              <w:rPr>
                <w:noProof/>
              </w:rPr>
            </w:rPrChange>
          </w:rPr>
          <w:t>3</w:t>
        </w:r>
      </w:ins>
      <w:ins w:id="1660" w:author="Author" w:date="2026-05-20T19:55:00Z" w16du:dateUtc="2026-05-20T11:55:00Z">
        <w:r w:rsidRPr="003C5103">
          <w:rPr>
            <w:rFonts w:asciiTheme="majorHAnsi" w:hAnsiTheme="majorHAnsi" w:cstheme="majorHAnsi"/>
            <w:sz w:val="20"/>
            <w:szCs w:val="20"/>
            <w:rPrChange w:id="1661" w:author="Author" w:date="2026-05-20T19:57:00Z" w16du:dateUtc="2026-05-20T11:57:00Z">
              <w:rPr/>
            </w:rPrChange>
          </w:rPr>
          <w:fldChar w:fldCharType="end"/>
        </w:r>
        <w:r w:rsidRPr="003C5103">
          <w:rPr>
            <w:rFonts w:asciiTheme="majorHAnsi" w:hAnsiTheme="majorHAnsi" w:cstheme="majorHAnsi" w:hint="eastAsia"/>
            <w:sz w:val="20"/>
            <w:szCs w:val="20"/>
            <w:rPrChange w:id="1662" w:author="Author" w:date="2026-05-20T19:57:00Z" w16du:dateUtc="2026-05-20T11:57:00Z">
              <w:rPr>
                <w:rFonts w:eastAsia="宋体" w:hint="eastAsia"/>
                <w:lang w:eastAsia="zh-CN"/>
              </w:rPr>
            </w:rPrChange>
          </w:rPr>
          <w:t xml:space="preserve">.  </w:t>
        </w:r>
        <w:r w:rsidRPr="003C5103">
          <w:rPr>
            <w:rFonts w:asciiTheme="majorHAnsi" w:hAnsiTheme="majorHAnsi" w:cstheme="majorHAnsi"/>
            <w:sz w:val="20"/>
            <w:szCs w:val="20"/>
            <w:rPrChange w:id="1663" w:author="Author" w:date="2026-05-20T19:57:00Z" w16du:dateUtc="2026-05-20T11:57:00Z">
              <w:rPr>
                <w:rFonts w:ascii="Calibri" w:hAnsi="Calibri"/>
                <w:i/>
                <w:color w:val="555555"/>
                <w:sz w:val="20"/>
              </w:rPr>
            </w:rPrChange>
          </w:rPr>
          <w:t>rollout/</w:t>
        </w:r>
        <w:proofErr w:type="spellStart"/>
        <w:r w:rsidRPr="003C5103">
          <w:rPr>
            <w:rFonts w:asciiTheme="majorHAnsi" w:hAnsiTheme="majorHAnsi" w:cstheme="majorHAnsi"/>
            <w:sz w:val="20"/>
            <w:szCs w:val="20"/>
            <w:rPrChange w:id="1664" w:author="Author" w:date="2026-05-20T19:57:00Z" w16du:dateUtc="2026-05-20T11:57:00Z">
              <w:rPr>
                <w:rFonts w:ascii="Calibri" w:hAnsi="Calibri"/>
                <w:i/>
                <w:color w:val="555555"/>
                <w:sz w:val="20"/>
              </w:rPr>
            </w:rPrChange>
          </w:rPr>
          <w:t>ep_len_mean</w:t>
        </w:r>
        <w:proofErr w:type="spellEnd"/>
        <w:r w:rsidRPr="003C5103">
          <w:rPr>
            <w:rFonts w:asciiTheme="majorHAnsi" w:hAnsiTheme="majorHAnsi" w:cstheme="majorHAnsi"/>
            <w:sz w:val="20"/>
            <w:szCs w:val="20"/>
            <w:rPrChange w:id="1665" w:author="Author" w:date="2026-05-20T19:57:00Z" w16du:dateUtc="2026-05-20T11:57:00Z">
              <w:rPr>
                <w:rFonts w:ascii="Calibri" w:hAnsi="Calibri"/>
                <w:i/>
                <w:color w:val="555555"/>
                <w:sz w:val="20"/>
              </w:rPr>
            </w:rPrChange>
          </w:rPr>
          <w:t xml:space="preserve"> over 300K steps</w:t>
        </w:r>
      </w:ins>
    </w:p>
    <w:p w14:paraId="620C0AAD" w14:textId="3CCC160D" w:rsidR="007A381C" w:rsidDel="0028278E" w:rsidRDefault="00000000" w:rsidP="003C5103">
      <w:pPr>
        <w:spacing w:before="40"/>
        <w:jc w:val="center"/>
        <w:rPr>
          <w:del w:id="1666" w:author="Author" w:date="2026-05-20T16:08:00Z" w16du:dateUtc="2026-05-20T08:08:00Z"/>
          <w:rFonts w:ascii="Calibri" w:eastAsia="宋体" w:hAnsi="Calibri"/>
          <w:lang w:eastAsia="zh-CN"/>
        </w:rPr>
        <w:pPrChange w:id="1667" w:author="Author" w:date="2026-05-20T19:55:00Z" w16du:dateUtc="2026-05-20T11:55:00Z">
          <w:pPr>
            <w:spacing w:before="120" w:after="60"/>
            <w:jc w:val="center"/>
          </w:pPr>
        </w:pPrChange>
      </w:pPr>
      <w:del w:id="1668" w:author="Author" w:date="2026-05-20T19:55:00Z" w16du:dateUtc="2026-05-20T11:55:00Z">
        <w:r w:rsidDel="003C5103">
          <w:rPr>
            <w:rFonts w:ascii="Calibri" w:hAnsi="Calibri"/>
            <w:i/>
            <w:color w:val="555555"/>
            <w:sz w:val="20"/>
          </w:rPr>
          <w:lastRenderedPageBreak/>
          <w:delText>Figure 3. rollout/ep_len_mean over 300K steps</w:delText>
        </w:r>
      </w:del>
      <w:del w:id="1669" w:author="Author" w:date="2026-05-20T16:07:00Z" w16du:dateUtc="2026-05-20T08:07:00Z">
        <w:r w:rsidDel="007A381C">
          <w:rPr>
            <w:rFonts w:ascii="Calibri" w:hAnsi="Calibri"/>
            <w:i/>
            <w:color w:val="555555"/>
            <w:sz w:val="20"/>
          </w:rPr>
          <w:delText>. Mean episode length grows from ~49 steps to ~85 steps by step 18K, then stabilises — the expected signature of a competent policy that survives longer without degenerating into stalling.</w:delText>
        </w:r>
      </w:del>
      <w:ins w:id="1670" w:author="Author" w:date="2026-05-20T16:08:00Z" w16du:dateUtc="2026-05-20T08:08:00Z">
        <w:r w:rsidR="007A381C" w:rsidRPr="00F724C2">
          <w:rPr>
            <w:rFonts w:ascii="Times New Roman" w:hAnsi="Times New Roman" w:hint="eastAsia"/>
            <w:rPrChange w:id="1671" w:author="Author" w:date="2026-05-20T18:59:00Z" w16du:dateUtc="2026-05-20T10:59:00Z">
              <w:rPr>
                <w:rFonts w:ascii="Calibri" w:eastAsia="宋体" w:hAnsi="Calibri" w:hint="eastAsia"/>
                <w:lang w:eastAsia="zh-CN"/>
              </w:rPr>
            </w:rPrChange>
          </w:rPr>
          <w:t xml:space="preserve">Figure </w:t>
        </w:r>
        <w:r w:rsidR="007A381C" w:rsidRPr="00F724C2">
          <w:rPr>
            <w:rFonts w:ascii="Times New Roman" w:hAnsi="Times New Roman" w:hint="eastAsia"/>
            <w:rPrChange w:id="1672" w:author="Author" w:date="2026-05-20T18:59:00Z" w16du:dateUtc="2026-05-20T10:59:00Z">
              <w:rPr>
                <w:rFonts w:ascii="Calibri" w:eastAsia="宋体" w:hAnsi="Calibri" w:hint="eastAsia"/>
                <w:lang w:eastAsia="zh-CN"/>
              </w:rPr>
            </w:rPrChange>
          </w:rPr>
          <w:t>4</w:t>
        </w:r>
        <w:r w:rsidR="007A381C" w:rsidRPr="00F724C2">
          <w:rPr>
            <w:rFonts w:ascii="Times New Roman" w:hAnsi="Times New Roman" w:hint="eastAsia"/>
            <w:rPrChange w:id="1673" w:author="Author" w:date="2026-05-20T18:59:00Z" w16du:dateUtc="2026-05-20T10:59:00Z">
              <w:rPr>
                <w:rFonts w:ascii="Calibri" w:eastAsia="宋体" w:hAnsi="Calibri" w:hint="eastAsia"/>
                <w:lang w:eastAsia="zh-CN"/>
              </w:rPr>
            </w:rPrChange>
          </w:rPr>
          <w:t xml:space="preserve"> is the curve of </w:t>
        </w:r>
      </w:ins>
      <w:ins w:id="1674" w:author="Author" w:date="2026-05-20T16:20:00Z" w16du:dateUtc="2026-05-20T08:20:00Z">
        <w:r w:rsidR="00AC7979" w:rsidRPr="00F724C2">
          <w:rPr>
            <w:rFonts w:ascii="Times New Roman" w:hAnsi="Times New Roman"/>
            <w:rPrChange w:id="1675" w:author="Author" w:date="2026-05-20T18:59:00Z" w16du:dateUtc="2026-05-20T10:59:00Z">
              <w:rPr>
                <w:rFonts w:ascii="Calibri" w:eastAsia="宋体" w:hAnsi="Calibri"/>
                <w:lang w:eastAsia="zh-CN"/>
              </w:rPr>
            </w:rPrChange>
          </w:rPr>
          <w:t>explained</w:t>
        </w:r>
        <w:r w:rsidR="00AC7979" w:rsidRPr="00F724C2">
          <w:rPr>
            <w:rFonts w:ascii="Times New Roman" w:hAnsi="Times New Roman" w:hint="eastAsia"/>
            <w:rPrChange w:id="1676" w:author="Author" w:date="2026-05-20T18:59:00Z" w16du:dateUtc="2026-05-20T10:59:00Z">
              <w:rPr>
                <w:rFonts w:ascii="Calibri" w:eastAsia="宋体" w:hAnsi="Calibri" w:hint="eastAsia"/>
                <w:lang w:eastAsia="zh-CN"/>
              </w:rPr>
            </w:rPrChange>
          </w:rPr>
          <w:t xml:space="preserve"> </w:t>
        </w:r>
        <w:r w:rsidR="00AC7979" w:rsidRPr="00F724C2">
          <w:rPr>
            <w:rFonts w:ascii="Times New Roman" w:hAnsi="Times New Roman"/>
            <w:rPrChange w:id="1677" w:author="Author" w:date="2026-05-20T18:59:00Z" w16du:dateUtc="2026-05-20T10:59:00Z">
              <w:rPr>
                <w:rFonts w:ascii="Calibri" w:eastAsia="宋体" w:hAnsi="Calibri"/>
                <w:lang w:eastAsia="zh-CN"/>
              </w:rPr>
            </w:rPrChange>
          </w:rPr>
          <w:t>variance</w:t>
        </w:r>
      </w:ins>
      <w:ins w:id="1678" w:author="Author" w:date="2026-05-20T16:08:00Z" w16du:dateUtc="2026-05-20T08:08:00Z">
        <w:r w:rsidR="007A381C" w:rsidRPr="00F724C2">
          <w:rPr>
            <w:rFonts w:ascii="Times New Roman" w:hAnsi="Times New Roman" w:hint="eastAsia"/>
            <w:rPrChange w:id="1679" w:author="Author" w:date="2026-05-20T18:59:00Z" w16du:dateUtc="2026-05-20T10:59:00Z">
              <w:rPr>
                <w:rFonts w:ascii="Calibri" w:eastAsia="宋体" w:hAnsi="Calibri" w:hint="eastAsia"/>
                <w:lang w:eastAsia="zh-CN"/>
              </w:rPr>
            </w:rPrChange>
          </w:rPr>
          <w:t xml:space="preserve"> </w:t>
        </w:r>
        <w:r w:rsidR="007A381C" w:rsidRPr="00F724C2">
          <w:rPr>
            <w:rFonts w:ascii="Times New Roman" w:hAnsi="Times New Roman"/>
            <w:rPrChange w:id="1680" w:author="Author" w:date="2026-05-20T18:59:00Z" w16du:dateUtc="2026-05-20T10:59:00Z">
              <w:rPr>
                <w:rFonts w:ascii="Calibri" w:eastAsia="宋体" w:hAnsi="Calibri"/>
                <w:lang w:eastAsia="zh-CN"/>
              </w:rPr>
            </w:rPrChange>
          </w:rPr>
          <w:t>over 300K steps</w:t>
        </w:r>
        <w:r w:rsidR="007A381C" w:rsidRPr="00F724C2">
          <w:rPr>
            <w:rFonts w:ascii="Times New Roman" w:hAnsi="Times New Roman" w:hint="eastAsia"/>
            <w:rPrChange w:id="1681" w:author="Author" w:date="2026-05-20T18:59:00Z" w16du:dateUtc="2026-05-20T10:59:00Z">
              <w:rPr>
                <w:rFonts w:ascii="Calibri" w:eastAsia="宋体" w:hAnsi="Calibri" w:hint="eastAsia"/>
                <w:lang w:eastAsia="zh-CN"/>
              </w:rPr>
            </w:rPrChange>
          </w:rPr>
          <w:t>.</w:t>
        </w:r>
        <w:r w:rsidR="007A381C" w:rsidRPr="00F724C2">
          <w:rPr>
            <w:rFonts w:ascii="Times New Roman" w:hAnsi="Times New Roman"/>
            <w:rPrChange w:id="1682" w:author="Author" w:date="2026-05-20T18:59:00Z" w16du:dateUtc="2026-05-20T10:59:00Z">
              <w:rPr/>
            </w:rPrChange>
          </w:rPr>
          <w:t xml:space="preserve"> </w:t>
        </w:r>
      </w:ins>
      <w:ins w:id="1683" w:author="Author" w:date="2026-05-20T16:21:00Z" w16du:dateUtc="2026-05-20T08:21:00Z">
        <w:r w:rsidR="00AC7979" w:rsidRPr="00F724C2">
          <w:rPr>
            <w:rFonts w:ascii="Times New Roman" w:hAnsi="Times New Roman"/>
            <w:rPrChange w:id="1684" w:author="Author" w:date="2026-05-20T18:59:00Z" w16du:dateUtc="2026-05-20T10:59:00Z">
              <w:rPr>
                <w:rFonts w:ascii="Calibri" w:eastAsia="宋体" w:hAnsi="Calibri"/>
                <w:lang w:eastAsia="zh-CN"/>
              </w:rPr>
            </w:rPrChange>
          </w:rPr>
          <w:t xml:space="preserve">The value-function fit climbs from 0.03 at step 4K to a stable 0.80–0.86 plateau after 30K steps, confirming the critic accurately </w:t>
        </w:r>
        <w:r w:rsidR="00AC7979" w:rsidRPr="00AC7979">
          <w:rPr>
            <w:rFonts w:ascii="Calibri" w:eastAsia="宋体" w:hAnsi="Calibri"/>
            <w:lang w:eastAsia="zh-CN"/>
          </w:rPr>
          <w:t>predicts discounted returns.</w:t>
        </w:r>
      </w:ins>
    </w:p>
    <w:p w14:paraId="10B6EA51" w14:textId="77777777" w:rsidR="0028278E" w:rsidRPr="007A381C" w:rsidRDefault="0028278E" w:rsidP="0028278E">
      <w:pPr>
        <w:spacing w:after="0" w:line="300" w:lineRule="exact"/>
        <w:ind w:firstLine="284"/>
        <w:rPr>
          <w:ins w:id="1685" w:author="Author" w:date="2026-05-20T19:28:00Z" w16du:dateUtc="2026-05-20T11:28:00Z"/>
          <w:rFonts w:eastAsia="宋体" w:hint="eastAsia"/>
          <w:lang w:eastAsia="zh-CN"/>
          <w:rPrChange w:id="1686" w:author="Author" w:date="2026-05-20T16:08:00Z" w16du:dateUtc="2026-05-20T08:08:00Z">
            <w:rPr>
              <w:ins w:id="1687" w:author="Author" w:date="2026-05-20T19:28:00Z" w16du:dateUtc="2026-05-20T11:28:00Z"/>
            </w:rPr>
          </w:rPrChange>
        </w:rPr>
        <w:pPrChange w:id="1688" w:author="Author" w:date="2026-05-20T19:28:00Z" w16du:dateUtc="2026-05-20T11:28:00Z">
          <w:pPr>
            <w:spacing w:before="40"/>
            <w:jc w:val="center"/>
          </w:pPr>
        </w:pPrChange>
      </w:pPr>
    </w:p>
    <w:p w14:paraId="25E99C7A" w14:textId="77777777" w:rsidR="003C5103" w:rsidRDefault="00000000" w:rsidP="003C5103">
      <w:pPr>
        <w:keepNext/>
        <w:spacing w:before="120" w:after="60"/>
        <w:jc w:val="center"/>
        <w:rPr>
          <w:ins w:id="1689" w:author="Author" w:date="2026-05-20T19:55:00Z" w16du:dateUtc="2026-05-20T11:55:00Z"/>
        </w:rPr>
        <w:pPrChange w:id="1690" w:author="Author" w:date="2026-05-20T19:55:00Z" w16du:dateUtc="2026-05-20T11:55:00Z">
          <w:pPr>
            <w:spacing w:before="120" w:after="60"/>
            <w:jc w:val="center"/>
          </w:pPr>
        </w:pPrChange>
      </w:pPr>
      <w:r>
        <w:rPr>
          <w:noProof/>
        </w:rPr>
        <w:drawing>
          <wp:inline distT="0" distB="0" distL="114300" distR="114300" wp14:anchorId="44A85110" wp14:editId="083AB127">
            <wp:extent cx="5029200" cy="2514600"/>
            <wp:effectExtent l="0" t="0" r="0" b="0"/>
            <wp:docPr id="1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4"/>
                    <pic:cNvPicPr>
                      <a:picLocks noChangeAspect="1"/>
                    </pic:cNvPicPr>
                  </pic:nvPicPr>
                  <pic:blipFill>
                    <a:blip r:embed="rId11"/>
                    <a:stretch>
                      <a:fillRect/>
                    </a:stretch>
                  </pic:blipFill>
                  <pic:spPr>
                    <a:xfrm>
                      <a:off x="0" y="0"/>
                      <a:ext cx="5029200" cy="2514600"/>
                    </a:xfrm>
                    <a:prstGeom prst="rect">
                      <a:avLst/>
                    </a:prstGeom>
                  </pic:spPr>
                </pic:pic>
              </a:graphicData>
            </a:graphic>
          </wp:inline>
        </w:drawing>
      </w:r>
    </w:p>
    <w:p w14:paraId="3644EA34" w14:textId="7532A0A9" w:rsidR="00D803EE" w:rsidRPr="003C5103" w:rsidRDefault="003C5103" w:rsidP="003C5103">
      <w:pPr>
        <w:spacing w:before="40"/>
        <w:jc w:val="center"/>
        <w:rPr>
          <w:rFonts w:asciiTheme="majorHAnsi" w:hAnsiTheme="majorHAnsi" w:cstheme="majorHAnsi" w:hint="eastAsia"/>
          <w:sz w:val="20"/>
          <w:szCs w:val="20"/>
          <w:rPrChange w:id="1691" w:author="Author" w:date="2026-05-20T19:57:00Z" w16du:dateUtc="2026-05-20T11:57:00Z">
            <w:rPr/>
          </w:rPrChange>
        </w:rPr>
        <w:pPrChange w:id="1692" w:author="Author" w:date="2026-05-20T19:57:00Z" w16du:dateUtc="2026-05-20T11:57:00Z">
          <w:pPr>
            <w:spacing w:before="120" w:after="60"/>
            <w:jc w:val="center"/>
          </w:pPr>
        </w:pPrChange>
      </w:pPr>
      <w:ins w:id="1693" w:author="Author" w:date="2026-05-20T19:55:00Z" w16du:dateUtc="2026-05-20T11:55:00Z">
        <w:r w:rsidRPr="003C5103">
          <w:rPr>
            <w:rFonts w:asciiTheme="majorHAnsi" w:hAnsiTheme="majorHAnsi" w:cstheme="majorHAnsi"/>
            <w:sz w:val="20"/>
            <w:szCs w:val="20"/>
            <w:rPrChange w:id="1694" w:author="Author" w:date="2026-05-20T19:57:00Z" w16du:dateUtc="2026-05-20T11:57:00Z">
              <w:rPr/>
            </w:rPrChange>
          </w:rPr>
          <w:t xml:space="preserve">Figure </w:t>
        </w:r>
        <w:r w:rsidRPr="003C5103">
          <w:rPr>
            <w:rFonts w:asciiTheme="majorHAnsi" w:hAnsiTheme="majorHAnsi" w:cstheme="majorHAnsi"/>
            <w:sz w:val="20"/>
            <w:szCs w:val="20"/>
            <w:rPrChange w:id="1695" w:author="Author" w:date="2026-05-20T19:57:00Z" w16du:dateUtc="2026-05-20T11:57:00Z">
              <w:rPr/>
            </w:rPrChange>
          </w:rPr>
          <w:fldChar w:fldCharType="begin"/>
        </w:r>
        <w:r w:rsidRPr="003C5103">
          <w:rPr>
            <w:rFonts w:asciiTheme="majorHAnsi" w:hAnsiTheme="majorHAnsi" w:cstheme="majorHAnsi"/>
            <w:sz w:val="20"/>
            <w:szCs w:val="20"/>
            <w:rPrChange w:id="1696" w:author="Author" w:date="2026-05-20T19:57:00Z" w16du:dateUtc="2026-05-20T11:57:00Z">
              <w:rPr/>
            </w:rPrChange>
          </w:rPr>
          <w:instrText xml:space="preserve"> SEQ Figure \* ARABIC </w:instrText>
        </w:r>
      </w:ins>
      <w:r w:rsidRPr="003C5103">
        <w:rPr>
          <w:rFonts w:asciiTheme="majorHAnsi" w:hAnsiTheme="majorHAnsi" w:cstheme="majorHAnsi"/>
          <w:sz w:val="20"/>
          <w:szCs w:val="20"/>
          <w:rPrChange w:id="1697" w:author="Author" w:date="2026-05-20T19:57:00Z" w16du:dateUtc="2026-05-20T11:57:00Z">
            <w:rPr/>
          </w:rPrChange>
        </w:rPr>
        <w:fldChar w:fldCharType="separate"/>
      </w:r>
      <w:ins w:id="1698" w:author="Author" w:date="2026-05-20T19:56:00Z" w16du:dateUtc="2026-05-20T11:56:00Z">
        <w:r w:rsidRPr="003C5103">
          <w:rPr>
            <w:rFonts w:asciiTheme="majorHAnsi" w:hAnsiTheme="majorHAnsi" w:cstheme="majorHAnsi"/>
            <w:sz w:val="20"/>
            <w:szCs w:val="20"/>
            <w:rPrChange w:id="1699" w:author="Author" w:date="2026-05-20T19:57:00Z" w16du:dateUtc="2026-05-20T11:57:00Z">
              <w:rPr>
                <w:noProof/>
              </w:rPr>
            </w:rPrChange>
          </w:rPr>
          <w:t>4</w:t>
        </w:r>
      </w:ins>
      <w:ins w:id="1700" w:author="Author" w:date="2026-05-20T19:55:00Z" w16du:dateUtc="2026-05-20T11:55:00Z">
        <w:r w:rsidRPr="003C5103">
          <w:rPr>
            <w:rFonts w:asciiTheme="majorHAnsi" w:hAnsiTheme="majorHAnsi" w:cstheme="majorHAnsi"/>
            <w:sz w:val="20"/>
            <w:szCs w:val="20"/>
            <w:rPrChange w:id="1701" w:author="Author" w:date="2026-05-20T19:57:00Z" w16du:dateUtc="2026-05-20T11:57:00Z">
              <w:rPr/>
            </w:rPrChange>
          </w:rPr>
          <w:fldChar w:fldCharType="end"/>
        </w:r>
        <w:r w:rsidRPr="003C5103">
          <w:rPr>
            <w:rFonts w:asciiTheme="majorHAnsi" w:hAnsiTheme="majorHAnsi" w:cstheme="majorHAnsi" w:hint="eastAsia"/>
            <w:sz w:val="20"/>
            <w:szCs w:val="20"/>
            <w:rPrChange w:id="1702" w:author="Author" w:date="2026-05-20T19:57:00Z" w16du:dateUtc="2026-05-20T11:57:00Z">
              <w:rPr>
                <w:rFonts w:eastAsia="宋体" w:hint="eastAsia"/>
                <w:lang w:eastAsia="zh-CN"/>
              </w:rPr>
            </w:rPrChange>
          </w:rPr>
          <w:t xml:space="preserve">.  </w:t>
        </w:r>
        <w:r w:rsidRPr="003C5103">
          <w:rPr>
            <w:rFonts w:asciiTheme="majorHAnsi" w:hAnsiTheme="majorHAnsi" w:cstheme="majorHAnsi"/>
            <w:sz w:val="20"/>
            <w:szCs w:val="20"/>
            <w:rPrChange w:id="1703" w:author="Author" w:date="2026-05-20T19:57:00Z" w16du:dateUtc="2026-05-20T11:57:00Z">
              <w:rPr>
                <w:rFonts w:ascii="Calibri" w:hAnsi="Calibri"/>
                <w:i/>
                <w:color w:val="555555"/>
                <w:sz w:val="20"/>
              </w:rPr>
            </w:rPrChange>
          </w:rPr>
          <w:t>train/</w:t>
        </w:r>
        <w:proofErr w:type="spellStart"/>
        <w:r w:rsidRPr="003C5103">
          <w:rPr>
            <w:rFonts w:asciiTheme="majorHAnsi" w:hAnsiTheme="majorHAnsi" w:cstheme="majorHAnsi"/>
            <w:sz w:val="20"/>
            <w:szCs w:val="20"/>
            <w:rPrChange w:id="1704" w:author="Author" w:date="2026-05-20T19:57:00Z" w16du:dateUtc="2026-05-20T11:57:00Z">
              <w:rPr>
                <w:rFonts w:ascii="Calibri" w:hAnsi="Calibri"/>
                <w:i/>
                <w:color w:val="555555"/>
                <w:sz w:val="20"/>
              </w:rPr>
            </w:rPrChange>
          </w:rPr>
          <w:t>explained_variance</w:t>
        </w:r>
        <w:proofErr w:type="spellEnd"/>
        <w:r w:rsidRPr="003C5103">
          <w:rPr>
            <w:rFonts w:asciiTheme="majorHAnsi" w:hAnsiTheme="majorHAnsi" w:cstheme="majorHAnsi"/>
            <w:sz w:val="20"/>
            <w:szCs w:val="20"/>
            <w:rPrChange w:id="1705" w:author="Author" w:date="2026-05-20T19:57:00Z" w16du:dateUtc="2026-05-20T11:57:00Z">
              <w:rPr>
                <w:rFonts w:ascii="Calibri" w:hAnsi="Calibri"/>
                <w:i/>
                <w:color w:val="555555"/>
                <w:sz w:val="20"/>
              </w:rPr>
            </w:rPrChange>
          </w:rPr>
          <w:t xml:space="preserve"> over 300K steps</w:t>
        </w:r>
      </w:ins>
    </w:p>
    <w:p w14:paraId="0CD9986C" w14:textId="70D81E6A" w:rsidR="00D803EE" w:rsidDel="003C5103" w:rsidRDefault="00000000">
      <w:pPr>
        <w:spacing w:before="40"/>
        <w:jc w:val="center"/>
        <w:rPr>
          <w:del w:id="1706" w:author="Author" w:date="2026-05-20T19:55:00Z" w16du:dateUtc="2026-05-20T11:55:00Z"/>
        </w:rPr>
      </w:pPr>
      <w:del w:id="1707" w:author="Author" w:date="2026-05-20T19:55:00Z" w16du:dateUtc="2026-05-20T11:55:00Z">
        <w:r w:rsidDel="003C5103">
          <w:rPr>
            <w:rFonts w:ascii="Calibri" w:hAnsi="Calibri"/>
            <w:i/>
            <w:color w:val="555555"/>
            <w:sz w:val="20"/>
          </w:rPr>
          <w:delText>Figure 4. train/explained_variance over 300K steps</w:delText>
        </w:r>
      </w:del>
      <w:del w:id="1708" w:author="Author" w:date="2026-05-20T16:22:00Z" w16du:dateUtc="2026-05-20T08:22:00Z">
        <w:r w:rsidDel="00AC7979">
          <w:rPr>
            <w:rFonts w:ascii="Calibri" w:hAnsi="Calibri"/>
            <w:i/>
            <w:color w:val="555555"/>
            <w:sz w:val="20"/>
          </w:rPr>
          <w:delText>. The value-function fit climbs from 0.03 at step 4K to a stable 0.80–0.86 plateau after 30K steps, confirming the critic accurately predicts discounted returns.</w:delText>
        </w:r>
      </w:del>
    </w:p>
    <w:p w14:paraId="12B91E4F" w14:textId="2936FE44" w:rsidR="00D803EE" w:rsidRPr="006A47D3" w:rsidRDefault="00000000">
      <w:pPr>
        <w:pStyle w:val="21"/>
        <w:rPr>
          <w:rFonts w:ascii="Times New Roman" w:hAnsi="Times New Roman" w:cs="Times New Roman"/>
          <w:color w:val="auto"/>
          <w:rPrChange w:id="1709" w:author="Author" w:date="2026-05-20T19:35:00Z" w16du:dateUtc="2026-05-20T11:35:00Z">
            <w:rPr>
              <w:color w:val="595959" w:themeColor="text1" w:themeTint="A6"/>
            </w:rPr>
          </w:rPrChange>
        </w:rPr>
      </w:pPr>
      <w:r w:rsidRPr="006A47D3">
        <w:rPr>
          <w:rFonts w:ascii="Times New Roman" w:hAnsi="Times New Roman" w:cs="Times New Roman"/>
          <w:color w:val="auto"/>
          <w:rPrChange w:id="1710" w:author="Author" w:date="2026-05-20T19:35:00Z" w16du:dateUtc="2026-05-20T11:35:00Z">
            <w:rPr>
              <w:rFonts w:ascii="Calibri" w:hAnsi="Calibri"/>
              <w:color w:val="595959" w:themeColor="text1" w:themeTint="A6"/>
            </w:rPr>
          </w:rPrChange>
        </w:rPr>
        <w:t>5.</w:t>
      </w:r>
      <w:del w:id="1711" w:author="Author" w:date="2026-05-20T19:36:00Z" w16du:dateUtc="2026-05-20T11:36:00Z">
        <w:r w:rsidRPr="006A47D3" w:rsidDel="006A47D3">
          <w:rPr>
            <w:rFonts w:ascii="Times New Roman" w:hAnsi="Times New Roman" w:cs="Times New Roman"/>
            <w:color w:val="auto"/>
            <w:rPrChange w:id="1712" w:author="Author" w:date="2026-05-20T19:35:00Z" w16du:dateUtc="2026-05-20T11:35:00Z">
              <w:rPr>
                <w:rFonts w:ascii="Calibri" w:hAnsi="Calibri"/>
                <w:color w:val="595959" w:themeColor="text1" w:themeTint="A6"/>
              </w:rPr>
            </w:rPrChange>
          </w:rPr>
          <w:delText xml:space="preserve">5 </w:delText>
        </w:r>
      </w:del>
      <w:ins w:id="1713" w:author="Author" w:date="2026-05-20T19:36:00Z" w16du:dateUtc="2026-05-20T11:36:00Z">
        <w:r w:rsidR="006A47D3">
          <w:rPr>
            <w:rFonts w:ascii="Times New Roman" w:eastAsia="宋体" w:hAnsi="Times New Roman" w:cs="Times New Roman" w:hint="eastAsia"/>
            <w:color w:val="auto"/>
            <w:lang w:eastAsia="zh-CN"/>
          </w:rPr>
          <w:t>4</w:t>
        </w:r>
        <w:r w:rsidR="006A47D3" w:rsidRPr="006A47D3">
          <w:rPr>
            <w:rFonts w:ascii="Times New Roman" w:hAnsi="Times New Roman" w:cs="Times New Roman"/>
            <w:color w:val="auto"/>
            <w:rPrChange w:id="1714" w:author="Author" w:date="2026-05-20T19:35:00Z" w16du:dateUtc="2026-05-20T11:35:00Z">
              <w:rPr>
                <w:rFonts w:ascii="Calibri" w:hAnsi="Calibri"/>
                <w:color w:val="595959" w:themeColor="text1" w:themeTint="A6"/>
              </w:rPr>
            </w:rPrChange>
          </w:rPr>
          <w:t xml:space="preserve"> </w:t>
        </w:r>
      </w:ins>
      <w:del w:id="1715" w:author="Author" w:date="2026-05-20T19:36:00Z" w16du:dateUtc="2026-05-20T11:36:00Z">
        <w:r w:rsidRPr="006A47D3" w:rsidDel="006A47D3">
          <w:rPr>
            <w:rFonts w:ascii="Times New Roman" w:hAnsi="Times New Roman" w:cs="Times New Roman"/>
            <w:color w:val="auto"/>
            <w:rPrChange w:id="1716" w:author="Author" w:date="2026-05-20T19:35:00Z" w16du:dateUtc="2026-05-20T11:35: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1717" w:author="Author" w:date="2026-05-20T19:35:00Z" w16du:dateUtc="2026-05-20T11:35:00Z">
            <w:rPr>
              <w:rFonts w:ascii="Calibri" w:hAnsi="Calibri"/>
              <w:color w:val="595959" w:themeColor="text1" w:themeTint="A6"/>
            </w:rPr>
          </w:rPrChange>
        </w:rPr>
        <w:t>Convergence Diagnostics</w:t>
      </w:r>
    </w:p>
    <w:p w14:paraId="62CC8394" w14:textId="77777777" w:rsidR="00D803EE" w:rsidRPr="00F724C2" w:rsidRDefault="00000000" w:rsidP="0028278E">
      <w:pPr>
        <w:spacing w:after="0" w:line="300" w:lineRule="exact"/>
        <w:ind w:firstLine="284"/>
        <w:jc w:val="both"/>
        <w:rPr>
          <w:rFonts w:ascii="Times New Roman" w:hAnsi="Times New Roman"/>
          <w:rPrChange w:id="1718" w:author="Author" w:date="2026-05-20T18:59:00Z" w16du:dateUtc="2026-05-20T10:59:00Z">
            <w:rPr/>
          </w:rPrChange>
        </w:rPr>
        <w:pPrChange w:id="1719" w:author="Author" w:date="2026-05-20T19:27:00Z" w16du:dateUtc="2026-05-20T11:27:00Z">
          <w:pPr>
            <w:spacing w:after="80" w:line="280" w:lineRule="exact"/>
            <w:ind w:firstLine="283"/>
          </w:pPr>
        </w:pPrChange>
      </w:pPr>
      <w:r w:rsidRPr="00F724C2">
        <w:rPr>
          <w:rFonts w:ascii="Times New Roman" w:hAnsi="Times New Roman"/>
          <w:rPrChange w:id="1720" w:author="Author" w:date="2026-05-20T18:59:00Z" w16du:dateUtc="2026-05-20T10:59:00Z">
            <w:rPr>
              <w:rFonts w:ascii="Calibri" w:hAnsi="Calibri"/>
            </w:rPr>
          </w:rPrChange>
        </w:rPr>
        <w:t>Training is healthy on every standard PPO diagnostic:</w:t>
      </w:r>
    </w:p>
    <w:p w14:paraId="5AE0BE86" w14:textId="77777777" w:rsidR="00D803EE" w:rsidRPr="0028278E" w:rsidRDefault="00000000" w:rsidP="0028278E">
      <w:pPr>
        <w:pStyle w:val="aff"/>
        <w:numPr>
          <w:ilvl w:val="0"/>
          <w:numId w:val="17"/>
        </w:numPr>
        <w:spacing w:after="0" w:line="300" w:lineRule="exact"/>
        <w:jc w:val="both"/>
        <w:rPr>
          <w:rFonts w:ascii="Times New Roman" w:hAnsi="Times New Roman"/>
          <w:rPrChange w:id="1721" w:author="Author" w:date="2026-05-20T19:27:00Z" w16du:dateUtc="2026-05-20T11:27:00Z">
            <w:rPr/>
          </w:rPrChange>
        </w:rPr>
        <w:pPrChange w:id="1722" w:author="Author" w:date="2026-05-20T19:27:00Z" w16du:dateUtc="2026-05-20T11:27:00Z">
          <w:pPr>
            <w:pStyle w:val="a0"/>
            <w:spacing w:after="80" w:line="280" w:lineRule="exact"/>
          </w:pPr>
        </w:pPrChange>
      </w:pPr>
      <w:proofErr w:type="spellStart"/>
      <w:r w:rsidRPr="0028278E">
        <w:rPr>
          <w:rFonts w:ascii="Times New Roman" w:hAnsi="Times New Roman"/>
          <w:rPrChange w:id="1723" w:author="Author" w:date="2026-05-20T19:27:00Z" w16du:dateUtc="2026-05-20T11:27:00Z">
            <w:rPr>
              <w:rFonts w:ascii="Calibri" w:hAnsi="Calibri"/>
            </w:rPr>
          </w:rPrChange>
        </w:rPr>
        <w:t>approx_kl</w:t>
      </w:r>
      <w:proofErr w:type="spellEnd"/>
      <w:r w:rsidRPr="0028278E">
        <w:rPr>
          <w:rFonts w:ascii="Times New Roman" w:hAnsi="Times New Roman"/>
          <w:rPrChange w:id="1724" w:author="Author" w:date="2026-05-20T19:27:00Z" w16du:dateUtc="2026-05-20T11:27:00Z">
            <w:rPr>
              <w:rFonts w:ascii="Calibri" w:hAnsi="Calibri"/>
            </w:rPr>
          </w:rPrChange>
        </w:rPr>
        <w:t xml:space="preserve"> stays in the 0.002–0.015 band with a clear downward trend as the policy </w:t>
      </w:r>
      <w:proofErr w:type="spellStart"/>
      <w:r w:rsidRPr="0028278E">
        <w:rPr>
          <w:rFonts w:ascii="Times New Roman" w:hAnsi="Times New Roman"/>
          <w:rPrChange w:id="1725" w:author="Author" w:date="2026-05-20T19:27:00Z" w16du:dateUtc="2026-05-20T11:27:00Z">
            <w:rPr>
              <w:rFonts w:ascii="Calibri" w:hAnsi="Calibri"/>
            </w:rPr>
          </w:rPrChange>
        </w:rPr>
        <w:t>stabilises</w:t>
      </w:r>
      <w:proofErr w:type="spellEnd"/>
      <w:r w:rsidRPr="0028278E">
        <w:rPr>
          <w:rFonts w:ascii="Times New Roman" w:hAnsi="Times New Roman"/>
          <w:rPrChange w:id="1726" w:author="Author" w:date="2026-05-20T19:27:00Z" w16du:dateUtc="2026-05-20T11:27:00Z">
            <w:rPr>
              <w:rFonts w:ascii="Calibri" w:hAnsi="Calibri"/>
            </w:rPr>
          </w:rPrChange>
        </w:rPr>
        <w:t>.</w:t>
      </w:r>
    </w:p>
    <w:p w14:paraId="7AF9FAE2" w14:textId="77777777" w:rsidR="00D803EE" w:rsidRPr="0028278E" w:rsidRDefault="00000000" w:rsidP="0028278E">
      <w:pPr>
        <w:pStyle w:val="aff"/>
        <w:numPr>
          <w:ilvl w:val="0"/>
          <w:numId w:val="17"/>
        </w:numPr>
        <w:spacing w:after="0" w:line="300" w:lineRule="exact"/>
        <w:jc w:val="both"/>
        <w:rPr>
          <w:rFonts w:ascii="Times New Roman" w:hAnsi="Times New Roman"/>
          <w:rPrChange w:id="1727" w:author="Author" w:date="2026-05-20T19:27:00Z" w16du:dateUtc="2026-05-20T11:27:00Z">
            <w:rPr/>
          </w:rPrChange>
        </w:rPr>
        <w:pPrChange w:id="1728" w:author="Author" w:date="2026-05-20T19:27:00Z" w16du:dateUtc="2026-05-20T11:27:00Z">
          <w:pPr>
            <w:pStyle w:val="a0"/>
            <w:spacing w:after="80" w:line="280" w:lineRule="exact"/>
          </w:pPr>
        </w:pPrChange>
      </w:pPr>
      <w:proofErr w:type="spellStart"/>
      <w:r w:rsidRPr="0028278E">
        <w:rPr>
          <w:rFonts w:ascii="Times New Roman" w:hAnsi="Times New Roman"/>
          <w:rPrChange w:id="1729" w:author="Author" w:date="2026-05-20T19:27:00Z" w16du:dateUtc="2026-05-20T11:27:00Z">
            <w:rPr>
              <w:rFonts w:ascii="Calibri" w:hAnsi="Calibri"/>
            </w:rPr>
          </w:rPrChange>
        </w:rPr>
        <w:t>clip_fraction</w:t>
      </w:r>
      <w:proofErr w:type="spellEnd"/>
      <w:r w:rsidRPr="0028278E">
        <w:rPr>
          <w:rFonts w:ascii="Times New Roman" w:hAnsi="Times New Roman"/>
          <w:rPrChange w:id="1730" w:author="Author" w:date="2026-05-20T19:27:00Z" w16du:dateUtc="2026-05-20T11:27:00Z">
            <w:rPr>
              <w:rFonts w:ascii="Calibri" w:hAnsi="Calibri"/>
            </w:rPr>
          </w:rPrChange>
        </w:rPr>
        <w:t xml:space="preserve"> stays in [0.02, 0.21] and decreases as the policy matures, consistent with smaller updates near convergence.</w:t>
      </w:r>
    </w:p>
    <w:p w14:paraId="631AB8FE" w14:textId="77777777" w:rsidR="00D803EE" w:rsidRPr="0028278E" w:rsidRDefault="00000000" w:rsidP="0028278E">
      <w:pPr>
        <w:pStyle w:val="aff"/>
        <w:numPr>
          <w:ilvl w:val="0"/>
          <w:numId w:val="17"/>
        </w:numPr>
        <w:spacing w:after="0" w:line="300" w:lineRule="exact"/>
        <w:jc w:val="both"/>
        <w:rPr>
          <w:ins w:id="1731" w:author="Author" w:date="2026-05-20T19:27:00Z" w16du:dateUtc="2026-05-20T11:27:00Z"/>
          <w:rFonts w:ascii="Times New Roman" w:hAnsi="Times New Roman"/>
          <w:rPrChange w:id="1732" w:author="Author" w:date="2026-05-20T19:27:00Z" w16du:dateUtc="2026-05-20T11:27:00Z">
            <w:rPr>
              <w:ins w:id="1733" w:author="Author" w:date="2026-05-20T19:27:00Z" w16du:dateUtc="2026-05-20T11:27:00Z"/>
              <w:rFonts w:ascii="Times New Roman" w:eastAsia="宋体" w:hAnsi="Times New Roman"/>
              <w:lang w:eastAsia="zh-CN"/>
            </w:rPr>
          </w:rPrChange>
        </w:rPr>
      </w:pPr>
      <w:proofErr w:type="spellStart"/>
      <w:r w:rsidRPr="0028278E">
        <w:rPr>
          <w:rFonts w:ascii="Times New Roman" w:hAnsi="Times New Roman"/>
          <w:rPrChange w:id="1734" w:author="Author" w:date="2026-05-20T19:27:00Z" w16du:dateUtc="2026-05-20T11:27:00Z">
            <w:rPr>
              <w:rFonts w:ascii="Calibri" w:hAnsi="Calibri"/>
            </w:rPr>
          </w:rPrChange>
        </w:rPr>
        <w:t>entropy_loss</w:t>
      </w:r>
      <w:proofErr w:type="spellEnd"/>
      <w:r w:rsidRPr="0028278E">
        <w:rPr>
          <w:rFonts w:ascii="Times New Roman" w:hAnsi="Times New Roman"/>
          <w:rPrChange w:id="1735" w:author="Author" w:date="2026-05-20T19:27:00Z" w16du:dateUtc="2026-05-20T11:27:00Z">
            <w:rPr>
              <w:rFonts w:ascii="Calibri" w:hAnsi="Calibri"/>
            </w:rPr>
          </w:rPrChange>
        </w:rPr>
        <w:t xml:space="preserve"> rises monotonically from −1.02 to −0.28, reflecting an orderly exploration-to-exploitation transition without premature collapse to a deterministic policy.</w:t>
      </w:r>
    </w:p>
    <w:p w14:paraId="18398AA6" w14:textId="6ED48B51" w:rsidR="0028278E" w:rsidRPr="0028278E" w:rsidRDefault="0028278E" w:rsidP="0028278E">
      <w:pPr>
        <w:pStyle w:val="aff"/>
        <w:numPr>
          <w:ilvl w:val="0"/>
          <w:numId w:val="17"/>
        </w:numPr>
        <w:spacing w:after="0" w:line="300" w:lineRule="exact"/>
        <w:jc w:val="both"/>
        <w:rPr>
          <w:rFonts w:ascii="Times New Roman" w:hAnsi="Times New Roman"/>
          <w:rPrChange w:id="1736" w:author="Author" w:date="2026-05-20T19:27:00Z" w16du:dateUtc="2026-05-20T11:27:00Z">
            <w:rPr/>
          </w:rPrChange>
        </w:rPr>
        <w:pPrChange w:id="1737" w:author="Author" w:date="2026-05-20T19:27:00Z" w16du:dateUtc="2026-05-20T11:27:00Z">
          <w:pPr>
            <w:pStyle w:val="a0"/>
            <w:spacing w:after="80" w:line="280" w:lineRule="exact"/>
          </w:pPr>
        </w:pPrChange>
      </w:pPr>
      <w:moveToRangeStart w:id="1738" w:author="Author" w:date="2026-05-20T19:27:00Z" w:name="move230197693"/>
      <w:moveTo w:id="1739" w:author="Author" w:date="2026-05-20T19:27:00Z" w16du:dateUtc="2026-05-20T11:27:00Z">
        <w:r w:rsidRPr="00C43270">
          <w:rPr>
            <w:rFonts w:ascii="Times New Roman" w:hAnsi="Times New Roman"/>
          </w:rPr>
          <w:t>No reward-collapse, KL spike, or value-explosion events were observed.</w:t>
        </w:r>
      </w:moveTo>
      <w:moveToRangeEnd w:id="1738"/>
    </w:p>
    <w:p w14:paraId="1337E315" w14:textId="2968B521" w:rsidR="00D803EE" w:rsidRPr="00F724C2" w:rsidDel="0028278E" w:rsidRDefault="00000000" w:rsidP="0028278E">
      <w:pPr>
        <w:spacing w:after="0" w:line="300" w:lineRule="exact"/>
        <w:ind w:firstLine="284"/>
        <w:jc w:val="both"/>
        <w:rPr>
          <w:moveFrom w:id="1740" w:author="Author" w:date="2026-05-20T19:27:00Z" w16du:dateUtc="2026-05-20T11:27:00Z"/>
          <w:rFonts w:ascii="Times New Roman" w:hAnsi="Times New Roman"/>
          <w:rPrChange w:id="1741" w:author="Author" w:date="2026-05-20T18:59:00Z" w16du:dateUtc="2026-05-20T10:59:00Z">
            <w:rPr>
              <w:moveFrom w:id="1742" w:author="Author" w:date="2026-05-20T19:27:00Z" w16du:dateUtc="2026-05-20T11:27:00Z"/>
            </w:rPr>
          </w:rPrChange>
        </w:rPr>
        <w:pPrChange w:id="1743" w:author="Author" w:date="2026-05-20T19:27:00Z" w16du:dateUtc="2026-05-20T11:27:00Z">
          <w:pPr>
            <w:pStyle w:val="a0"/>
            <w:spacing w:after="80" w:line="280" w:lineRule="exact"/>
          </w:pPr>
        </w:pPrChange>
      </w:pPr>
      <w:moveFromRangeStart w:id="1744" w:author="Author" w:date="2026-05-20T19:27:00Z" w:name="move230197693"/>
      <w:moveFrom w:id="1745" w:author="Author" w:date="2026-05-20T19:27:00Z" w16du:dateUtc="2026-05-20T11:27:00Z">
        <w:r w:rsidRPr="00F724C2" w:rsidDel="0028278E">
          <w:rPr>
            <w:rFonts w:ascii="Times New Roman" w:hAnsi="Times New Roman"/>
            <w:rPrChange w:id="1746" w:author="Author" w:date="2026-05-20T18:59:00Z" w16du:dateUtc="2026-05-20T10:59:00Z">
              <w:rPr>
                <w:rFonts w:ascii="Calibri" w:hAnsi="Calibri"/>
              </w:rPr>
            </w:rPrChange>
          </w:rPr>
          <w:t>No reward-collapse, KL spike, or value-explosion events were observed.</w:t>
        </w:r>
      </w:moveFrom>
    </w:p>
    <w:moveFromRangeEnd w:id="1744"/>
    <w:p w14:paraId="620F6B4D" w14:textId="4F412EE0" w:rsidR="00D803EE" w:rsidDel="0028278E" w:rsidRDefault="00D803EE" w:rsidP="0028278E">
      <w:pPr>
        <w:spacing w:after="0" w:line="300" w:lineRule="exact"/>
        <w:ind w:firstLine="284"/>
        <w:jc w:val="both"/>
        <w:rPr>
          <w:del w:id="1747" w:author="Author" w:date="2026-05-20T19:28:00Z" w16du:dateUtc="2026-05-20T11:28:00Z"/>
        </w:rPr>
        <w:pPrChange w:id="1748" w:author="Author" w:date="2026-05-20T19:27:00Z" w16du:dateUtc="2026-05-20T11:27:00Z">
          <w:pPr/>
        </w:pPrChange>
      </w:pPr>
    </w:p>
    <w:p w14:paraId="04945E8A" w14:textId="0F58E25C" w:rsidR="00D803EE" w:rsidDel="00995CBC" w:rsidRDefault="00000000">
      <w:pPr>
        <w:pStyle w:val="21"/>
        <w:rPr>
          <w:del w:id="1749" w:author="Author" w:date="2026-05-19T22:38:00Z" w16du:dateUtc="2026-05-19T14:38:00Z"/>
          <w:color w:val="595959" w:themeColor="text1" w:themeTint="A6"/>
        </w:rPr>
      </w:pPr>
      <w:del w:id="1750" w:author="Author" w:date="2026-05-19T22:38:00Z" w16du:dateUtc="2026-05-19T14:38:00Z">
        <w:r w:rsidDel="00995CBC">
          <w:rPr>
            <w:rFonts w:ascii="Calibri" w:hAnsi="Calibri"/>
            <w:color w:val="595959" w:themeColor="text1" w:themeTint="A6"/>
          </w:rPr>
          <w:delText>5.6  Reproducibility</w:delText>
        </w:r>
      </w:del>
    </w:p>
    <w:p w14:paraId="4AFB8762" w14:textId="1948D167" w:rsidR="00D803EE" w:rsidDel="00995CBC" w:rsidRDefault="00000000">
      <w:pPr>
        <w:spacing w:after="160" w:line="280" w:lineRule="exact"/>
        <w:ind w:firstLine="283"/>
        <w:rPr>
          <w:del w:id="1751" w:author="Author" w:date="2026-05-19T22:38:00Z" w16du:dateUtc="2026-05-19T14:38:00Z"/>
        </w:rPr>
      </w:pPr>
      <w:del w:id="1752" w:author="Author" w:date="2026-05-19T22:38:00Z" w16du:dateUtc="2026-05-19T14:38:00Z">
        <w:r w:rsidDel="00995CBC">
          <w:rPr>
            <w:rFonts w:ascii="Calibri" w:hAnsi="Calibri"/>
          </w:rPr>
          <w:delText xml:space="preserve">The environment is deterministic given a seed. Training with the seeds in Table </w:delText>
        </w:r>
      </w:del>
      <w:del w:id="1753" w:author="Author" w:date="2026-05-19T22:35:00Z" w16du:dateUtc="2026-05-19T14:35:00Z">
        <w:r w:rsidDel="00995CBC">
          <w:rPr>
            <w:rFonts w:ascii="Calibri" w:hAnsi="Calibri"/>
          </w:rPr>
          <w:delText xml:space="preserve">2 </w:delText>
        </w:r>
      </w:del>
      <w:del w:id="1754" w:author="Author" w:date="2026-05-19T22:38:00Z" w16du:dateUtc="2026-05-19T14:38:00Z">
        <w:r w:rsidDel="00995CBC">
          <w:rPr>
            <w:rFonts w:ascii="Calibri" w:hAnsi="Calibri"/>
          </w:rPr>
          <w:delText>and the code at the project repository reproduced the reported metrics within ±2% across three independent Colab sessions. All artefacts — trained model (</w:delText>
        </w:r>
        <w:r w:rsidDel="00995CBC">
          <w:rPr>
            <w:rFonts w:ascii="Calibri" w:hAnsi="Calibri"/>
            <w:i/>
          </w:rPr>
          <w:delText>maskable_ppo_final.zip</w:delText>
        </w:r>
        <w:r w:rsidDel="00995CBC">
          <w:rPr>
            <w:rFonts w:ascii="Calibri" w:hAnsi="Calibri"/>
          </w:rPr>
          <w:delText>, ~290 KB), TensorBoard event log, six intermediate checkpoints (every 50K steps), and the 1,000-episode evaluation CSV — are committed alongside the source.</w:delText>
        </w:r>
      </w:del>
    </w:p>
    <w:p w14:paraId="2E859DBC" w14:textId="6F063CD7" w:rsidR="00D803EE" w:rsidDel="0028278E" w:rsidRDefault="00D803EE">
      <w:pPr>
        <w:pBdr>
          <w:bottom w:val="single" w:sz="6" w:space="1" w:color="AAAAAA"/>
        </w:pBdr>
        <w:spacing w:before="120" w:after="120"/>
        <w:rPr>
          <w:del w:id="1755" w:author="Author" w:date="2026-05-20T19:26:00Z" w16du:dateUtc="2026-05-20T11:26:00Z"/>
        </w:rPr>
      </w:pPr>
    </w:p>
    <w:p w14:paraId="5700F4AF" w14:textId="77777777" w:rsidR="00D803EE" w:rsidRDefault="00000000">
      <w:pPr>
        <w:pStyle w:val="1"/>
        <w:rPr>
          <w:color w:val="auto"/>
        </w:rPr>
      </w:pPr>
      <w:r>
        <w:rPr>
          <w:rFonts w:ascii="Calibri" w:hAnsi="Calibri"/>
          <w:color w:val="auto"/>
          <w:sz w:val="32"/>
        </w:rPr>
        <w:t xml:space="preserve">6. </w:t>
      </w:r>
      <w:del w:id="1756" w:author="Author" w:date="2026-05-20T19:16:00Z" w16du:dateUtc="2026-05-20T11:16:00Z">
        <w:r w:rsidDel="00C63F2C">
          <w:rPr>
            <w:rFonts w:ascii="Calibri" w:hAnsi="Calibri"/>
            <w:color w:val="auto"/>
            <w:sz w:val="32"/>
          </w:rPr>
          <w:delText xml:space="preserve"> </w:delText>
        </w:r>
      </w:del>
      <w:r>
        <w:rPr>
          <w:rFonts w:ascii="Calibri" w:hAnsi="Calibri"/>
          <w:color w:val="auto"/>
          <w:sz w:val="32"/>
        </w:rPr>
        <w:t>Results</w:t>
      </w:r>
    </w:p>
    <w:p w14:paraId="5AB7D10A" w14:textId="58F27E3D" w:rsidR="00D803EE" w:rsidRPr="00F724C2" w:rsidRDefault="00000000" w:rsidP="0028278E">
      <w:pPr>
        <w:spacing w:after="0" w:line="300" w:lineRule="exact"/>
        <w:ind w:firstLine="284"/>
        <w:jc w:val="both"/>
        <w:rPr>
          <w:rFonts w:ascii="Times New Roman" w:hAnsi="Times New Roman"/>
          <w:rPrChange w:id="1757" w:author="Author" w:date="2026-05-20T18:59:00Z" w16du:dateUtc="2026-05-20T10:59:00Z">
            <w:rPr/>
          </w:rPrChange>
        </w:rPr>
        <w:pPrChange w:id="1758" w:author="Author" w:date="2026-05-20T19:26:00Z" w16du:dateUtc="2026-05-20T11:26:00Z">
          <w:pPr>
            <w:spacing w:after="120" w:line="280" w:lineRule="exact"/>
            <w:ind w:firstLine="283"/>
          </w:pPr>
        </w:pPrChange>
      </w:pPr>
      <w:r w:rsidRPr="00F724C2">
        <w:rPr>
          <w:rFonts w:ascii="Times New Roman" w:hAnsi="Times New Roman"/>
          <w:rPrChange w:id="1759" w:author="Author" w:date="2026-05-20T18:59:00Z" w16du:dateUtc="2026-05-20T10:59:00Z">
            <w:rPr>
              <w:rFonts w:ascii="Calibri" w:hAnsi="Calibri"/>
            </w:rPr>
          </w:rPrChange>
        </w:rPr>
        <w:t>We evaluate the trained policy on 1,000 deterministic episodes with seeds 20,000–20,999</w:t>
      </w:r>
      <w:ins w:id="1760" w:author="Author" w:date="2026-05-19T22:39:00Z" w16du:dateUtc="2026-05-19T14:39:00Z">
        <w:r w:rsidR="00995CBC" w:rsidRPr="00F724C2">
          <w:rPr>
            <w:rFonts w:ascii="Times New Roman" w:hAnsi="Times New Roman" w:hint="eastAsia"/>
            <w:rPrChange w:id="1761" w:author="Author" w:date="2026-05-20T18:59:00Z" w16du:dateUtc="2026-05-20T10:59:00Z">
              <w:rPr>
                <w:rFonts w:ascii="Calibri" w:eastAsia="宋体" w:hAnsi="Calibri" w:hint="eastAsia"/>
                <w:lang w:eastAsia="zh-CN"/>
              </w:rPr>
            </w:rPrChange>
          </w:rPr>
          <w:t xml:space="preserve">, </w:t>
        </w:r>
      </w:ins>
      <w:del w:id="1762" w:author="Author" w:date="2026-05-19T22:39:00Z" w16du:dateUtc="2026-05-19T14:39:00Z">
        <w:r w:rsidRPr="00F724C2" w:rsidDel="00995CBC">
          <w:rPr>
            <w:rFonts w:ascii="Times New Roman" w:hAnsi="Times New Roman"/>
            <w:rPrChange w:id="1763" w:author="Author" w:date="2026-05-20T18:59:00Z" w16du:dateUtc="2026-05-20T10:59:00Z">
              <w:rPr>
                <w:rFonts w:ascii="Calibri" w:hAnsi="Calibri"/>
              </w:rPr>
            </w:rPrChange>
          </w:rPr>
          <w:delText xml:space="preserve"> — </w:delText>
        </w:r>
      </w:del>
      <w:r w:rsidRPr="00F724C2">
        <w:rPr>
          <w:rFonts w:ascii="Times New Roman" w:hAnsi="Times New Roman"/>
          <w:rPrChange w:id="1764" w:author="Author" w:date="2026-05-20T18:59:00Z" w16du:dateUtc="2026-05-20T10:59:00Z">
            <w:rPr>
              <w:rFonts w:ascii="Calibri" w:hAnsi="Calibri"/>
            </w:rPr>
          </w:rPrChange>
        </w:rPr>
        <w:t xml:space="preserve">none of which appeared during training. This section reports aggregate statistics, per-floor </w:t>
      </w:r>
      <w:proofErr w:type="spellStart"/>
      <w:r w:rsidRPr="00F724C2">
        <w:rPr>
          <w:rFonts w:ascii="Times New Roman" w:hAnsi="Times New Roman"/>
          <w:rPrChange w:id="1765" w:author="Author" w:date="2026-05-20T18:59:00Z" w16du:dateUtc="2026-05-20T10:59:00Z">
            <w:rPr>
              <w:rFonts w:ascii="Calibri" w:hAnsi="Calibri"/>
            </w:rPr>
          </w:rPrChange>
        </w:rPr>
        <w:t>behaviour</w:t>
      </w:r>
      <w:proofErr w:type="spellEnd"/>
      <w:r w:rsidRPr="00F724C2">
        <w:rPr>
          <w:rFonts w:ascii="Times New Roman" w:hAnsi="Times New Roman"/>
          <w:rPrChange w:id="1766" w:author="Author" w:date="2026-05-20T18:59:00Z" w16du:dateUtc="2026-05-20T10:59:00Z">
            <w:rPr>
              <w:rFonts w:ascii="Calibri" w:hAnsi="Calibri"/>
            </w:rPr>
          </w:rPrChange>
        </w:rPr>
        <w:t>, and strategy-level diagnostics.</w:t>
      </w:r>
    </w:p>
    <w:p w14:paraId="58DB42F3" w14:textId="77777777" w:rsidR="00D803EE" w:rsidRPr="006A47D3" w:rsidRDefault="00000000">
      <w:pPr>
        <w:pStyle w:val="21"/>
        <w:rPr>
          <w:rFonts w:ascii="Times New Roman" w:hAnsi="Times New Roman" w:cs="Times New Roman"/>
          <w:color w:val="auto"/>
          <w:rPrChange w:id="1767" w:author="Author" w:date="2026-05-20T19:35:00Z" w16du:dateUtc="2026-05-20T11:35:00Z">
            <w:rPr>
              <w:color w:val="595959" w:themeColor="text1" w:themeTint="A6"/>
            </w:rPr>
          </w:rPrChange>
        </w:rPr>
      </w:pPr>
      <w:r w:rsidRPr="006A47D3">
        <w:rPr>
          <w:rFonts w:ascii="Times New Roman" w:hAnsi="Times New Roman" w:cs="Times New Roman"/>
          <w:color w:val="auto"/>
          <w:rPrChange w:id="1768" w:author="Author" w:date="2026-05-20T19:35:00Z" w16du:dateUtc="2026-05-20T11:35:00Z">
            <w:rPr>
              <w:rFonts w:ascii="Calibri" w:hAnsi="Calibri"/>
              <w:color w:val="595959" w:themeColor="text1" w:themeTint="A6"/>
            </w:rPr>
          </w:rPrChange>
        </w:rPr>
        <w:t xml:space="preserve">6.1 </w:t>
      </w:r>
      <w:del w:id="1769" w:author="Author" w:date="2026-05-20T19:26:00Z" w16du:dateUtc="2026-05-20T11:26:00Z">
        <w:r w:rsidRPr="006A47D3" w:rsidDel="0028278E">
          <w:rPr>
            <w:rFonts w:ascii="Times New Roman" w:hAnsi="Times New Roman" w:cs="Times New Roman"/>
            <w:color w:val="auto"/>
            <w:rPrChange w:id="1770" w:author="Author" w:date="2026-05-20T19:35:00Z" w16du:dateUtc="2026-05-20T11:35: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1771" w:author="Author" w:date="2026-05-20T19:35:00Z" w16du:dateUtc="2026-05-20T11:35:00Z">
            <w:rPr>
              <w:rFonts w:ascii="Calibri" w:hAnsi="Calibri"/>
              <w:color w:val="595959" w:themeColor="text1" w:themeTint="A6"/>
            </w:rPr>
          </w:rPrChange>
        </w:rPr>
        <w:t>Headline Numbers</w:t>
      </w:r>
    </w:p>
    <w:p w14:paraId="6EA447B4" w14:textId="5E488626" w:rsidR="00D803EE" w:rsidRPr="00F22048" w:rsidDel="00F22048" w:rsidRDefault="00000000" w:rsidP="00F22048">
      <w:pPr>
        <w:spacing w:before="200" w:after="40"/>
        <w:rPr>
          <w:del w:id="1772" w:author="Author" w:date="2026-05-20T19:52:00Z" w16du:dateUtc="2026-05-20T11:52:00Z"/>
          <w:rFonts w:asciiTheme="majorHAnsi" w:hAnsiTheme="majorHAnsi" w:cstheme="majorHAnsi"/>
          <w:bCs/>
          <w:sz w:val="20"/>
          <w:szCs w:val="20"/>
          <w:rPrChange w:id="1773" w:author="Author" w:date="2026-05-20T19:53:00Z" w16du:dateUtc="2026-05-20T11:53:00Z">
            <w:rPr>
              <w:del w:id="1774" w:author="Author" w:date="2026-05-20T19:52:00Z" w16du:dateUtc="2026-05-20T11:52:00Z"/>
            </w:rPr>
          </w:rPrChange>
        </w:rPr>
        <w:pPrChange w:id="1775" w:author="Author" w:date="2026-05-20T19:53:00Z" w16du:dateUtc="2026-05-20T11:53:00Z">
          <w:pPr>
            <w:spacing w:before="40" w:after="120"/>
          </w:pPr>
        </w:pPrChange>
      </w:pPr>
      <w:del w:id="1776" w:author="Author" w:date="2026-05-20T19:52:00Z" w16du:dateUtc="2026-05-20T11:52:00Z">
        <w:r w:rsidRPr="00F22048" w:rsidDel="00F22048">
          <w:rPr>
            <w:rFonts w:asciiTheme="majorHAnsi" w:hAnsiTheme="majorHAnsi" w:cstheme="majorHAnsi"/>
            <w:bCs/>
            <w:sz w:val="20"/>
            <w:szCs w:val="20"/>
            <w:rPrChange w:id="1777" w:author="Author" w:date="2026-05-20T19:53:00Z" w16du:dateUtc="2026-05-20T11:53:00Z">
              <w:rPr>
                <w:rFonts w:ascii="Calibri" w:hAnsi="Calibri"/>
                <w:b/>
                <w:sz w:val="20"/>
              </w:rPr>
            </w:rPrChange>
          </w:rPr>
          <w:delText xml:space="preserve">Table </w:delText>
        </w:r>
      </w:del>
      <w:del w:id="1778" w:author="Author" w:date="2026-05-19T22:40:00Z" w16du:dateUtc="2026-05-19T14:40:00Z">
        <w:r w:rsidRPr="00F22048" w:rsidDel="00DF046E">
          <w:rPr>
            <w:rFonts w:asciiTheme="majorHAnsi" w:hAnsiTheme="majorHAnsi" w:cstheme="majorHAnsi"/>
            <w:bCs/>
            <w:sz w:val="20"/>
            <w:szCs w:val="20"/>
            <w:rPrChange w:id="1779" w:author="Author" w:date="2026-05-20T19:53:00Z" w16du:dateUtc="2026-05-20T11:53:00Z">
              <w:rPr>
                <w:rFonts w:ascii="Calibri" w:hAnsi="Calibri"/>
                <w:b/>
                <w:sz w:val="20"/>
              </w:rPr>
            </w:rPrChange>
          </w:rPr>
          <w:delText>3</w:delText>
        </w:r>
      </w:del>
      <w:del w:id="1780" w:author="Author" w:date="2026-05-20T19:52:00Z" w16du:dateUtc="2026-05-20T11:52:00Z">
        <w:r w:rsidRPr="00F22048" w:rsidDel="00F22048">
          <w:rPr>
            <w:rFonts w:asciiTheme="majorHAnsi" w:hAnsiTheme="majorHAnsi" w:cstheme="majorHAnsi"/>
            <w:bCs/>
            <w:sz w:val="20"/>
            <w:szCs w:val="20"/>
            <w:rPrChange w:id="1781" w:author="Author" w:date="2026-05-20T19:53:00Z" w16du:dateUtc="2026-05-20T11:53:00Z">
              <w:rPr>
                <w:rFonts w:ascii="Calibri" w:hAnsi="Calibri"/>
                <w:b/>
                <w:sz w:val="20"/>
              </w:rPr>
            </w:rPrChange>
          </w:rPr>
          <w:delText>.  Aggregate evaluation statistics over 1,000 episodes.</w:delText>
        </w:r>
      </w:del>
    </w:p>
    <w:p w14:paraId="355DF8CE" w14:textId="482D25C0" w:rsidR="00F22048" w:rsidRPr="00F22048" w:rsidRDefault="00F22048" w:rsidP="00F22048">
      <w:pPr>
        <w:spacing w:before="200" w:after="40"/>
        <w:rPr>
          <w:ins w:id="1782" w:author="Author" w:date="2026-05-20T19:51:00Z" w16du:dateUtc="2026-05-20T11:51:00Z"/>
          <w:rFonts w:asciiTheme="majorHAnsi" w:hAnsiTheme="majorHAnsi" w:cstheme="majorHAnsi" w:hint="eastAsia"/>
          <w:bCs/>
          <w:sz w:val="20"/>
          <w:szCs w:val="20"/>
          <w:rPrChange w:id="1783" w:author="Author" w:date="2026-05-20T19:53:00Z" w16du:dateUtc="2026-05-20T11:53:00Z">
            <w:rPr>
              <w:ins w:id="1784" w:author="Author" w:date="2026-05-20T19:51:00Z" w16du:dateUtc="2026-05-20T11:51:00Z"/>
            </w:rPr>
          </w:rPrChange>
        </w:rPr>
        <w:pPrChange w:id="1785" w:author="Author" w:date="2026-05-20T19:53:00Z" w16du:dateUtc="2026-05-20T11:53:00Z">
          <w:pPr/>
        </w:pPrChange>
      </w:pPr>
      <w:ins w:id="1786" w:author="Author" w:date="2026-05-20T19:51:00Z" w16du:dateUtc="2026-05-20T11:51:00Z">
        <w:r w:rsidRPr="00F22048">
          <w:rPr>
            <w:rFonts w:asciiTheme="majorHAnsi" w:hAnsiTheme="majorHAnsi" w:cstheme="majorHAnsi"/>
            <w:bCs/>
            <w:sz w:val="20"/>
            <w:szCs w:val="20"/>
            <w:rPrChange w:id="1787" w:author="Author" w:date="2026-05-20T19:53:00Z" w16du:dateUtc="2026-05-20T11:53:00Z">
              <w:rPr/>
            </w:rPrChange>
          </w:rPr>
          <w:t xml:space="preserve">Table </w:t>
        </w:r>
        <w:r w:rsidRPr="00F22048">
          <w:rPr>
            <w:rFonts w:asciiTheme="majorHAnsi" w:hAnsiTheme="majorHAnsi" w:cstheme="majorHAnsi"/>
            <w:bCs/>
            <w:sz w:val="20"/>
            <w:szCs w:val="20"/>
            <w:rPrChange w:id="1788" w:author="Author" w:date="2026-05-20T19:53:00Z" w16du:dateUtc="2026-05-20T11:53:00Z">
              <w:rPr/>
            </w:rPrChange>
          </w:rPr>
          <w:fldChar w:fldCharType="begin"/>
        </w:r>
        <w:r w:rsidRPr="00F22048">
          <w:rPr>
            <w:rFonts w:asciiTheme="majorHAnsi" w:hAnsiTheme="majorHAnsi" w:cstheme="majorHAnsi"/>
            <w:bCs/>
            <w:sz w:val="20"/>
            <w:szCs w:val="20"/>
            <w:rPrChange w:id="1789" w:author="Author" w:date="2026-05-20T19:53:00Z" w16du:dateUtc="2026-05-20T11:53:00Z">
              <w:rPr/>
            </w:rPrChange>
          </w:rPr>
          <w:instrText xml:space="preserve"> SEQ Table \* ARABIC </w:instrText>
        </w:r>
      </w:ins>
      <w:r w:rsidRPr="00F22048">
        <w:rPr>
          <w:rFonts w:asciiTheme="majorHAnsi" w:hAnsiTheme="majorHAnsi" w:cstheme="majorHAnsi"/>
          <w:bCs/>
          <w:sz w:val="20"/>
          <w:szCs w:val="20"/>
          <w:rPrChange w:id="1790" w:author="Author" w:date="2026-05-20T19:53:00Z" w16du:dateUtc="2026-05-20T11:53:00Z">
            <w:rPr/>
          </w:rPrChange>
        </w:rPr>
        <w:fldChar w:fldCharType="separate"/>
      </w:r>
      <w:ins w:id="1791" w:author="Author" w:date="2026-05-20T19:51:00Z" w16du:dateUtc="2026-05-20T11:51:00Z">
        <w:r w:rsidRPr="00F22048">
          <w:rPr>
            <w:rFonts w:asciiTheme="majorHAnsi" w:hAnsiTheme="majorHAnsi" w:cstheme="majorHAnsi"/>
            <w:bCs/>
            <w:sz w:val="20"/>
            <w:szCs w:val="20"/>
            <w:rPrChange w:id="1792" w:author="Author" w:date="2026-05-20T19:53:00Z" w16du:dateUtc="2026-05-20T11:53:00Z">
              <w:rPr>
                <w:noProof/>
              </w:rPr>
            </w:rPrChange>
          </w:rPr>
          <w:t>8</w:t>
        </w:r>
        <w:r w:rsidRPr="00F22048">
          <w:rPr>
            <w:rFonts w:asciiTheme="majorHAnsi" w:hAnsiTheme="majorHAnsi" w:cstheme="majorHAnsi"/>
            <w:bCs/>
            <w:sz w:val="20"/>
            <w:szCs w:val="20"/>
            <w:rPrChange w:id="1793" w:author="Author" w:date="2026-05-20T19:53:00Z" w16du:dateUtc="2026-05-20T11:53:00Z">
              <w:rPr/>
            </w:rPrChange>
          </w:rPr>
          <w:fldChar w:fldCharType="end"/>
        </w:r>
        <w:r w:rsidRPr="00F22048">
          <w:rPr>
            <w:rFonts w:asciiTheme="majorHAnsi" w:hAnsiTheme="majorHAnsi" w:cstheme="majorHAnsi" w:hint="eastAsia"/>
            <w:bCs/>
            <w:sz w:val="20"/>
            <w:szCs w:val="20"/>
            <w:rPrChange w:id="1794" w:author="Author" w:date="2026-05-20T19:53:00Z" w16du:dateUtc="2026-05-20T11:53:00Z">
              <w:rPr>
                <w:rFonts w:eastAsia="宋体" w:hint="eastAsia"/>
                <w:lang w:eastAsia="zh-CN"/>
              </w:rPr>
            </w:rPrChange>
          </w:rPr>
          <w:t xml:space="preserve">.  </w:t>
        </w:r>
        <w:r w:rsidRPr="00F22048">
          <w:rPr>
            <w:rFonts w:asciiTheme="majorHAnsi" w:hAnsiTheme="majorHAnsi" w:cstheme="majorHAnsi"/>
            <w:bCs/>
            <w:sz w:val="20"/>
            <w:szCs w:val="20"/>
            <w:rPrChange w:id="1795" w:author="Author" w:date="2026-05-20T19:53:00Z" w16du:dateUtc="2026-05-20T11:53:00Z">
              <w:rPr>
                <w:rFonts w:ascii="Calibri" w:hAnsi="Calibri"/>
                <w:b/>
                <w:sz w:val="20"/>
              </w:rPr>
            </w:rPrChange>
          </w:rPr>
          <w:t>Aggregate evaluation statistics over 1,000 episodes</w:t>
        </w:r>
      </w:ins>
    </w:p>
    <w:tbl>
      <w:tblPr>
        <w:tblStyle w:val="af4"/>
        <w:tblW w:w="0" w:type="auto"/>
        <w:tblLook w:val="04A0" w:firstRow="1" w:lastRow="0" w:firstColumn="1" w:lastColumn="0" w:noHBand="0" w:noVBand="1"/>
      </w:tblPr>
      <w:tblGrid>
        <w:gridCol w:w="5096"/>
        <w:gridCol w:w="3398"/>
      </w:tblGrid>
      <w:tr w:rsidR="00D803EE" w14:paraId="10D1BBE2" w14:textId="77777777">
        <w:tc>
          <w:tcPr>
            <w:tcW w:w="5102" w:type="dxa"/>
            <w:shd w:val="clear" w:color="auto" w:fill="D6E4F0"/>
          </w:tcPr>
          <w:p w14:paraId="2F5FC605" w14:textId="77777777" w:rsidR="00D803EE" w:rsidRDefault="00000000">
            <w:pPr>
              <w:spacing w:after="0" w:line="240" w:lineRule="auto"/>
              <w:jc w:val="center"/>
            </w:pPr>
            <w:r>
              <w:rPr>
                <w:rFonts w:ascii="Calibri" w:hAnsi="Calibri"/>
                <w:b/>
                <w:sz w:val="20"/>
              </w:rPr>
              <w:t>Metric</w:t>
            </w:r>
          </w:p>
        </w:tc>
        <w:tc>
          <w:tcPr>
            <w:tcW w:w="3402" w:type="dxa"/>
            <w:shd w:val="clear" w:color="auto" w:fill="D6E4F0"/>
          </w:tcPr>
          <w:p w14:paraId="083C6A96" w14:textId="77777777" w:rsidR="00D803EE" w:rsidRDefault="00000000">
            <w:pPr>
              <w:spacing w:after="0" w:line="240" w:lineRule="auto"/>
              <w:jc w:val="center"/>
            </w:pPr>
            <w:r>
              <w:rPr>
                <w:rFonts w:ascii="Calibri" w:hAnsi="Calibri"/>
                <w:b/>
                <w:sz w:val="20"/>
              </w:rPr>
              <w:t>Value</w:t>
            </w:r>
          </w:p>
        </w:tc>
      </w:tr>
      <w:tr w:rsidR="00D803EE" w14:paraId="318D3BAF" w14:textId="77777777">
        <w:tc>
          <w:tcPr>
            <w:tcW w:w="5102" w:type="dxa"/>
          </w:tcPr>
          <w:p w14:paraId="59219A34" w14:textId="77777777" w:rsidR="00D803EE" w:rsidRDefault="00000000">
            <w:pPr>
              <w:spacing w:after="0" w:line="240" w:lineRule="auto"/>
            </w:pPr>
            <w:r>
              <w:rPr>
                <w:rFonts w:ascii="Calibri" w:hAnsi="Calibri"/>
                <w:sz w:val="20"/>
              </w:rPr>
              <w:t>Mean episodic reward</w:t>
            </w:r>
          </w:p>
        </w:tc>
        <w:tc>
          <w:tcPr>
            <w:tcW w:w="3402" w:type="dxa"/>
          </w:tcPr>
          <w:p w14:paraId="79259334" w14:textId="77777777" w:rsidR="00D803EE" w:rsidRDefault="00000000">
            <w:pPr>
              <w:spacing w:after="0" w:line="240" w:lineRule="auto"/>
            </w:pPr>
            <w:r>
              <w:rPr>
                <w:rFonts w:ascii="Calibri" w:hAnsi="Calibri"/>
                <w:sz w:val="20"/>
              </w:rPr>
              <w:t>49.47 ± 15.68</w:t>
            </w:r>
          </w:p>
        </w:tc>
      </w:tr>
      <w:tr w:rsidR="00D803EE" w14:paraId="1B4879EB" w14:textId="77777777">
        <w:tc>
          <w:tcPr>
            <w:tcW w:w="5102" w:type="dxa"/>
          </w:tcPr>
          <w:p w14:paraId="123783EA" w14:textId="77777777" w:rsidR="00D803EE" w:rsidRDefault="00000000">
            <w:pPr>
              <w:spacing w:after="0" w:line="240" w:lineRule="auto"/>
            </w:pPr>
            <w:r>
              <w:rPr>
                <w:rFonts w:ascii="Calibri" w:hAnsi="Calibri"/>
                <w:sz w:val="20"/>
              </w:rPr>
              <w:t>Min / max episodic reward</w:t>
            </w:r>
          </w:p>
        </w:tc>
        <w:tc>
          <w:tcPr>
            <w:tcW w:w="3402" w:type="dxa"/>
          </w:tcPr>
          <w:p w14:paraId="76CC6B97" w14:textId="77777777" w:rsidR="00D803EE" w:rsidRDefault="00000000">
            <w:pPr>
              <w:spacing w:after="0" w:line="240" w:lineRule="auto"/>
            </w:pPr>
            <w:r>
              <w:rPr>
                <w:rFonts w:ascii="Calibri" w:hAnsi="Calibri"/>
                <w:sz w:val="20"/>
              </w:rPr>
              <w:t>6.10 / 70.05</w:t>
            </w:r>
          </w:p>
        </w:tc>
      </w:tr>
      <w:tr w:rsidR="00D803EE" w14:paraId="22D52D29" w14:textId="77777777">
        <w:tc>
          <w:tcPr>
            <w:tcW w:w="5102" w:type="dxa"/>
          </w:tcPr>
          <w:p w14:paraId="4679DBCD" w14:textId="77777777" w:rsidR="00D803EE" w:rsidRDefault="00000000">
            <w:pPr>
              <w:spacing w:after="0" w:line="240" w:lineRule="auto"/>
            </w:pPr>
            <w:r>
              <w:rPr>
                <w:rFonts w:ascii="Calibri" w:hAnsi="Calibri"/>
                <w:sz w:val="20"/>
              </w:rPr>
              <w:t>Mean floor reached</w:t>
            </w:r>
          </w:p>
        </w:tc>
        <w:tc>
          <w:tcPr>
            <w:tcW w:w="3402" w:type="dxa"/>
          </w:tcPr>
          <w:p w14:paraId="4BF2207D" w14:textId="77777777" w:rsidR="00D803EE" w:rsidRDefault="00000000">
            <w:pPr>
              <w:spacing w:after="0" w:line="240" w:lineRule="auto"/>
            </w:pPr>
            <w:r>
              <w:rPr>
                <w:rFonts w:ascii="Calibri" w:hAnsi="Calibri"/>
                <w:sz w:val="20"/>
              </w:rPr>
              <w:t>9.89 / 10</w:t>
            </w:r>
          </w:p>
        </w:tc>
      </w:tr>
      <w:tr w:rsidR="00D803EE" w14:paraId="157F6FF4" w14:textId="77777777">
        <w:tc>
          <w:tcPr>
            <w:tcW w:w="5102" w:type="dxa"/>
          </w:tcPr>
          <w:p w14:paraId="673237E3" w14:textId="77777777" w:rsidR="00D803EE" w:rsidRDefault="00000000">
            <w:pPr>
              <w:spacing w:after="0" w:line="240" w:lineRule="auto"/>
            </w:pPr>
            <w:r>
              <w:rPr>
                <w:rFonts w:ascii="Calibri" w:hAnsi="Calibri"/>
                <w:sz w:val="20"/>
              </w:rPr>
              <w:t>Boss-floor reach rate</w:t>
            </w:r>
          </w:p>
        </w:tc>
        <w:tc>
          <w:tcPr>
            <w:tcW w:w="3402" w:type="dxa"/>
          </w:tcPr>
          <w:p w14:paraId="0C96EFF0" w14:textId="77777777" w:rsidR="00D803EE" w:rsidRDefault="00000000">
            <w:pPr>
              <w:spacing w:after="0" w:line="240" w:lineRule="auto"/>
            </w:pPr>
            <w:r>
              <w:rPr>
                <w:rFonts w:ascii="Calibri" w:hAnsi="Calibri"/>
                <w:sz w:val="20"/>
              </w:rPr>
              <w:t>95.1%</w:t>
            </w:r>
          </w:p>
        </w:tc>
      </w:tr>
      <w:tr w:rsidR="00D803EE" w14:paraId="0B682AD1" w14:textId="77777777">
        <w:tc>
          <w:tcPr>
            <w:tcW w:w="5102" w:type="dxa"/>
          </w:tcPr>
          <w:p w14:paraId="54F6AC18" w14:textId="77777777" w:rsidR="00D803EE" w:rsidRDefault="00000000">
            <w:pPr>
              <w:spacing w:after="0" w:line="240" w:lineRule="auto"/>
            </w:pPr>
            <w:r>
              <w:rPr>
                <w:rFonts w:ascii="Calibri" w:hAnsi="Calibri"/>
                <w:sz w:val="20"/>
              </w:rPr>
              <w:t>Win rate (boss killed)</w:t>
            </w:r>
          </w:p>
        </w:tc>
        <w:tc>
          <w:tcPr>
            <w:tcW w:w="3402" w:type="dxa"/>
          </w:tcPr>
          <w:p w14:paraId="1635075D" w14:textId="77777777" w:rsidR="00D803EE" w:rsidRDefault="00000000">
            <w:pPr>
              <w:spacing w:after="0" w:line="240" w:lineRule="auto"/>
            </w:pPr>
            <w:r>
              <w:rPr>
                <w:rFonts w:ascii="Calibri" w:hAnsi="Calibri"/>
                <w:sz w:val="20"/>
              </w:rPr>
              <w:t>56.1%</w:t>
            </w:r>
          </w:p>
        </w:tc>
      </w:tr>
      <w:tr w:rsidR="00D803EE" w14:paraId="20DD1195" w14:textId="77777777">
        <w:tc>
          <w:tcPr>
            <w:tcW w:w="5102" w:type="dxa"/>
          </w:tcPr>
          <w:p w14:paraId="363F57F6" w14:textId="77777777" w:rsidR="00D803EE" w:rsidRDefault="00000000">
            <w:pPr>
              <w:spacing w:after="0" w:line="240" w:lineRule="auto"/>
            </w:pPr>
            <w:r>
              <w:rPr>
                <w:rFonts w:ascii="Calibri" w:hAnsi="Calibri"/>
                <w:sz w:val="20"/>
              </w:rPr>
              <w:t>Mean turns per run</w:t>
            </w:r>
          </w:p>
        </w:tc>
        <w:tc>
          <w:tcPr>
            <w:tcW w:w="3402" w:type="dxa"/>
          </w:tcPr>
          <w:p w14:paraId="371E4F82" w14:textId="77777777" w:rsidR="00D803EE" w:rsidRDefault="00000000">
            <w:pPr>
              <w:spacing w:after="0" w:line="240" w:lineRule="auto"/>
            </w:pPr>
            <w:r>
              <w:rPr>
                <w:rFonts w:ascii="Calibri" w:hAnsi="Calibri"/>
                <w:sz w:val="20"/>
              </w:rPr>
              <w:t>16.5</w:t>
            </w:r>
          </w:p>
        </w:tc>
      </w:tr>
      <w:tr w:rsidR="00D803EE" w14:paraId="3DAA75AF" w14:textId="77777777">
        <w:tc>
          <w:tcPr>
            <w:tcW w:w="5102" w:type="dxa"/>
          </w:tcPr>
          <w:p w14:paraId="5BF8556C" w14:textId="77777777" w:rsidR="00D803EE" w:rsidRDefault="00000000">
            <w:pPr>
              <w:spacing w:after="0" w:line="240" w:lineRule="auto"/>
            </w:pPr>
            <w:r>
              <w:rPr>
                <w:rFonts w:ascii="Calibri" w:hAnsi="Calibri"/>
                <w:sz w:val="20"/>
              </w:rPr>
              <w:t>Mean cards played per run</w:t>
            </w:r>
          </w:p>
        </w:tc>
        <w:tc>
          <w:tcPr>
            <w:tcW w:w="3402" w:type="dxa"/>
          </w:tcPr>
          <w:p w14:paraId="60F1F756" w14:textId="77777777" w:rsidR="00D803EE" w:rsidRDefault="00000000">
            <w:pPr>
              <w:spacing w:after="0" w:line="240" w:lineRule="auto"/>
            </w:pPr>
            <w:r>
              <w:rPr>
                <w:rFonts w:ascii="Calibri" w:hAnsi="Calibri"/>
                <w:sz w:val="20"/>
              </w:rPr>
              <w:t>47.3</w:t>
            </w:r>
          </w:p>
        </w:tc>
      </w:tr>
      <w:tr w:rsidR="00D803EE" w14:paraId="4416F586" w14:textId="77777777">
        <w:tc>
          <w:tcPr>
            <w:tcW w:w="5102" w:type="dxa"/>
          </w:tcPr>
          <w:p w14:paraId="4F719370" w14:textId="77777777" w:rsidR="00D803EE" w:rsidRDefault="00000000">
            <w:pPr>
              <w:spacing w:after="0" w:line="240" w:lineRule="auto"/>
            </w:pPr>
            <w:r>
              <w:rPr>
                <w:rFonts w:ascii="Calibri" w:hAnsi="Calibri"/>
                <w:sz w:val="20"/>
              </w:rPr>
              <w:t>Wall-clock per eval run</w:t>
            </w:r>
          </w:p>
        </w:tc>
        <w:tc>
          <w:tcPr>
            <w:tcW w:w="3402" w:type="dxa"/>
          </w:tcPr>
          <w:p w14:paraId="533219DC" w14:textId="77777777" w:rsidR="00D803EE" w:rsidRDefault="00000000">
            <w:pPr>
              <w:spacing w:after="0" w:line="240" w:lineRule="auto"/>
            </w:pPr>
            <w:r>
              <w:rPr>
                <w:rFonts w:ascii="Calibri" w:hAnsi="Calibri"/>
                <w:sz w:val="20"/>
              </w:rPr>
              <w:t xml:space="preserve">~140 </w:t>
            </w:r>
            <w:proofErr w:type="spellStart"/>
            <w:r>
              <w:rPr>
                <w:rFonts w:ascii="Calibri" w:hAnsi="Calibri"/>
                <w:sz w:val="20"/>
              </w:rPr>
              <w:t>ms</w:t>
            </w:r>
            <w:proofErr w:type="spellEnd"/>
          </w:p>
        </w:tc>
      </w:tr>
    </w:tbl>
    <w:p w14:paraId="3FD5DF09" w14:textId="0E5BA973" w:rsidR="00D803EE" w:rsidRPr="00F724C2" w:rsidRDefault="00000000" w:rsidP="00F22048">
      <w:pPr>
        <w:spacing w:beforeLines="50" w:before="120" w:after="0" w:line="300" w:lineRule="exact"/>
        <w:ind w:firstLine="284"/>
        <w:jc w:val="both"/>
        <w:rPr>
          <w:rFonts w:ascii="Times New Roman" w:hAnsi="Times New Roman"/>
          <w:rPrChange w:id="1796" w:author="Author" w:date="2026-05-20T18:59:00Z" w16du:dateUtc="2026-05-20T10:59:00Z">
            <w:rPr/>
          </w:rPrChange>
        </w:rPr>
        <w:pPrChange w:id="1797" w:author="Author" w:date="2026-05-20T19:53:00Z" w16du:dateUtc="2026-05-20T11:53:00Z">
          <w:pPr>
            <w:spacing w:after="120" w:line="280" w:lineRule="exact"/>
            <w:ind w:firstLineChars="100" w:firstLine="220"/>
          </w:pPr>
        </w:pPrChange>
      </w:pPr>
      <w:r w:rsidRPr="00F724C2">
        <w:rPr>
          <w:rFonts w:ascii="Times New Roman" w:hAnsi="Times New Roman"/>
          <w:rPrChange w:id="1798" w:author="Author" w:date="2026-05-20T18:59:00Z" w16du:dateUtc="2026-05-20T10:59:00Z">
            <w:rPr>
              <w:rFonts w:ascii="Calibri" w:hAnsi="Calibri"/>
            </w:rPr>
          </w:rPrChange>
        </w:rPr>
        <w:lastRenderedPageBreak/>
        <w:t xml:space="preserve">As an informal calibration baseline: a single human playthrough by the lead designer reached the boss with 26/65 HP remaining, yielding +40.55 reward. The trained agent's mean of 49.47 exceeds this baseline by </w:t>
      </w:r>
      <w:del w:id="1799" w:author="Author" w:date="2026-05-19T22:44:00Z" w16du:dateUtc="2026-05-19T14:44:00Z">
        <w:r w:rsidRPr="00F724C2" w:rsidDel="00DF046E">
          <w:rPr>
            <w:rFonts w:ascii="Times New Roman" w:hAnsi="Times New Roman"/>
            <w:rPrChange w:id="1800" w:author="Author" w:date="2026-05-20T18:59:00Z" w16du:dateUtc="2026-05-20T10:59:00Z">
              <w:rPr>
                <w:rFonts w:ascii="Calibri" w:hAnsi="Calibri"/>
              </w:rPr>
            </w:rPrChange>
          </w:rPr>
          <w:delText>~</w:delText>
        </w:r>
      </w:del>
      <w:r w:rsidRPr="00F724C2">
        <w:rPr>
          <w:rFonts w:ascii="Times New Roman" w:hAnsi="Times New Roman"/>
          <w:rPrChange w:id="1801" w:author="Author" w:date="2026-05-20T18:59:00Z" w16du:dateUtc="2026-05-20T10:59:00Z">
            <w:rPr>
              <w:rFonts w:ascii="Calibri" w:hAnsi="Calibri"/>
            </w:rPr>
          </w:rPrChange>
        </w:rPr>
        <w:t>22%, and 56.1% of agent runs achieve an outright win</w:t>
      </w:r>
      <w:ins w:id="1802" w:author="Author" w:date="2026-05-19T22:44:00Z" w16du:dateUtc="2026-05-19T14:44:00Z">
        <w:r w:rsidR="00DF046E" w:rsidRPr="00F724C2">
          <w:rPr>
            <w:rFonts w:ascii="Times New Roman" w:hAnsi="Times New Roman" w:hint="eastAsia"/>
            <w:rPrChange w:id="1803" w:author="Author" w:date="2026-05-20T18:59:00Z" w16du:dateUtc="2026-05-20T10:59:00Z">
              <w:rPr>
                <w:rFonts w:ascii="Calibri" w:eastAsia="宋体" w:hAnsi="Calibri" w:hint="eastAsia"/>
                <w:lang w:eastAsia="zh-CN"/>
              </w:rPr>
            </w:rPrChange>
          </w:rPr>
          <w:t>, which is</w:t>
        </w:r>
      </w:ins>
      <w:del w:id="1804" w:author="Author" w:date="2026-05-19T22:44:00Z" w16du:dateUtc="2026-05-19T14:44:00Z">
        <w:r w:rsidRPr="00F724C2" w:rsidDel="00DF046E">
          <w:rPr>
            <w:rFonts w:ascii="Times New Roman" w:hAnsi="Times New Roman"/>
            <w:rPrChange w:id="1805" w:author="Author" w:date="2026-05-20T18:59:00Z" w16du:dateUtc="2026-05-20T10:59:00Z">
              <w:rPr>
                <w:rFonts w:ascii="Calibri" w:hAnsi="Calibri"/>
              </w:rPr>
            </w:rPrChange>
          </w:rPr>
          <w:delText xml:space="preserve"> — </w:delText>
        </w:r>
      </w:del>
      <w:r w:rsidRPr="00F724C2">
        <w:rPr>
          <w:rFonts w:ascii="Times New Roman" w:hAnsi="Times New Roman"/>
          <w:rPrChange w:id="1806" w:author="Author" w:date="2026-05-20T18:59:00Z" w16du:dateUtc="2026-05-20T10:59:00Z">
            <w:rPr>
              <w:rFonts w:ascii="Calibri" w:hAnsi="Calibri"/>
            </w:rPr>
          </w:rPrChange>
        </w:rPr>
        <w:t>a milestone the human did not reach. The agent plays Mini Whisper at an</w:t>
      </w:r>
      <w:r w:rsidRPr="00F724C2">
        <w:rPr>
          <w:rFonts w:ascii="Times New Roman" w:hAnsi="Times New Roman"/>
          <w:rPrChange w:id="1807" w:author="Author" w:date="2026-05-20T18:59:00Z" w16du:dateUtc="2026-05-20T10:59:00Z">
            <w:rPr>
              <w:rFonts w:ascii="Calibri" w:hAnsi="Calibri"/>
              <w:bCs/>
            </w:rPr>
          </w:rPrChange>
        </w:rPr>
        <w:t xml:space="preserve"> </w:t>
      </w:r>
      <w:r w:rsidRPr="00F724C2">
        <w:rPr>
          <w:rFonts w:ascii="Times New Roman" w:hAnsi="Times New Roman"/>
          <w:rPrChange w:id="1808" w:author="Author" w:date="2026-05-20T18:59:00Z" w16du:dateUtc="2026-05-20T10:59:00Z">
            <w:rPr>
              <w:rFonts w:ascii="Calibri" w:hAnsi="Calibri"/>
              <w:b/>
            </w:rPr>
          </w:rPrChange>
        </w:rPr>
        <w:t>above-novice-human</w:t>
      </w:r>
      <w:r w:rsidRPr="00F724C2">
        <w:rPr>
          <w:rFonts w:ascii="Times New Roman" w:hAnsi="Times New Roman"/>
          <w:rPrChange w:id="1809" w:author="Author" w:date="2026-05-20T18:59:00Z" w16du:dateUtc="2026-05-20T10:59:00Z">
            <w:rPr>
              <w:rFonts w:ascii="Calibri" w:hAnsi="Calibri"/>
            </w:rPr>
          </w:rPrChange>
        </w:rPr>
        <w:t xml:space="preserve"> level after 4.4 minutes of training.</w:t>
      </w:r>
    </w:p>
    <w:p w14:paraId="0ADA2F72" w14:textId="77777777" w:rsidR="00D803EE" w:rsidRPr="006A47D3" w:rsidRDefault="00000000">
      <w:pPr>
        <w:pStyle w:val="21"/>
        <w:rPr>
          <w:rFonts w:ascii="Times New Roman" w:hAnsi="Times New Roman" w:cs="Times New Roman"/>
          <w:color w:val="auto"/>
          <w:rPrChange w:id="1810" w:author="Author" w:date="2026-05-20T19:35:00Z" w16du:dateUtc="2026-05-20T11:35:00Z">
            <w:rPr>
              <w:color w:val="595959" w:themeColor="text1" w:themeTint="A6"/>
            </w:rPr>
          </w:rPrChange>
        </w:rPr>
      </w:pPr>
      <w:r w:rsidRPr="006A47D3">
        <w:rPr>
          <w:rFonts w:ascii="Times New Roman" w:hAnsi="Times New Roman" w:cs="Times New Roman"/>
          <w:color w:val="auto"/>
          <w:rPrChange w:id="1811" w:author="Author" w:date="2026-05-20T19:35:00Z" w16du:dateUtc="2026-05-20T11:35:00Z">
            <w:rPr>
              <w:rFonts w:ascii="Calibri" w:hAnsi="Calibri"/>
              <w:color w:val="595959" w:themeColor="text1" w:themeTint="A6"/>
            </w:rPr>
          </w:rPrChange>
        </w:rPr>
        <w:t>6.2</w:t>
      </w:r>
      <w:del w:id="1812" w:author="Author" w:date="2026-05-20T19:26:00Z" w16du:dateUtc="2026-05-20T11:26:00Z">
        <w:r w:rsidRPr="006A47D3" w:rsidDel="0028278E">
          <w:rPr>
            <w:rFonts w:ascii="Times New Roman" w:hAnsi="Times New Roman" w:cs="Times New Roman"/>
            <w:color w:val="auto"/>
            <w:rPrChange w:id="1813" w:author="Author" w:date="2026-05-20T19:35:00Z" w16du:dateUtc="2026-05-20T11:35: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1814" w:author="Author" w:date="2026-05-20T19:35:00Z" w16du:dateUtc="2026-05-20T11:35:00Z">
            <w:rPr>
              <w:rFonts w:ascii="Calibri" w:hAnsi="Calibri"/>
              <w:color w:val="595959" w:themeColor="text1" w:themeTint="A6"/>
            </w:rPr>
          </w:rPrChange>
        </w:rPr>
        <w:t xml:space="preserve"> Reward Distribution</w:t>
      </w:r>
    </w:p>
    <w:p w14:paraId="50B42C40" w14:textId="77777777" w:rsidR="003C5103" w:rsidRDefault="00000000" w:rsidP="003C5103">
      <w:pPr>
        <w:keepNext/>
        <w:spacing w:before="120" w:after="60"/>
        <w:jc w:val="center"/>
        <w:rPr>
          <w:ins w:id="1815" w:author="Author" w:date="2026-05-20T19:55:00Z" w16du:dateUtc="2026-05-20T11:55:00Z"/>
        </w:rPr>
        <w:pPrChange w:id="1816" w:author="Author" w:date="2026-05-20T19:55:00Z" w16du:dateUtc="2026-05-20T11:55:00Z">
          <w:pPr>
            <w:spacing w:before="120" w:after="60"/>
            <w:jc w:val="center"/>
          </w:pPr>
        </w:pPrChange>
      </w:pPr>
      <w:r>
        <w:rPr>
          <w:noProof/>
        </w:rPr>
        <w:drawing>
          <wp:inline distT="0" distB="0" distL="114300" distR="114300" wp14:anchorId="4EAAE395" wp14:editId="24EE0AEA">
            <wp:extent cx="5120640" cy="2560320"/>
            <wp:effectExtent l="0" t="0" r="3810" b="0"/>
            <wp:docPr id="1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5"/>
                    <pic:cNvPicPr>
                      <a:picLocks noChangeAspect="1"/>
                    </pic:cNvPicPr>
                  </pic:nvPicPr>
                  <pic:blipFill>
                    <a:blip r:embed="rId12"/>
                    <a:stretch>
                      <a:fillRect/>
                    </a:stretch>
                  </pic:blipFill>
                  <pic:spPr>
                    <a:xfrm>
                      <a:off x="0" y="0"/>
                      <a:ext cx="5120640" cy="2560320"/>
                    </a:xfrm>
                    <a:prstGeom prst="rect">
                      <a:avLst/>
                    </a:prstGeom>
                  </pic:spPr>
                </pic:pic>
              </a:graphicData>
            </a:graphic>
          </wp:inline>
        </w:drawing>
      </w:r>
    </w:p>
    <w:p w14:paraId="6F5ACD5A" w14:textId="780FCD25" w:rsidR="00D803EE" w:rsidRPr="003C5103" w:rsidRDefault="003C5103" w:rsidP="003C5103">
      <w:pPr>
        <w:spacing w:before="40"/>
        <w:jc w:val="center"/>
        <w:rPr>
          <w:rFonts w:asciiTheme="majorHAnsi" w:hAnsiTheme="majorHAnsi" w:cstheme="majorHAnsi" w:hint="eastAsia"/>
          <w:sz w:val="20"/>
          <w:szCs w:val="20"/>
          <w:rPrChange w:id="1817" w:author="Author" w:date="2026-05-20T19:57:00Z" w16du:dateUtc="2026-05-20T11:57:00Z">
            <w:rPr/>
          </w:rPrChange>
        </w:rPr>
        <w:pPrChange w:id="1818" w:author="Author" w:date="2026-05-20T19:57:00Z" w16du:dateUtc="2026-05-20T11:57:00Z">
          <w:pPr>
            <w:spacing w:before="120" w:after="60"/>
            <w:jc w:val="center"/>
          </w:pPr>
        </w:pPrChange>
      </w:pPr>
      <w:ins w:id="1819" w:author="Author" w:date="2026-05-20T19:55:00Z" w16du:dateUtc="2026-05-20T11:55:00Z">
        <w:r w:rsidRPr="003C5103">
          <w:rPr>
            <w:rFonts w:asciiTheme="majorHAnsi" w:hAnsiTheme="majorHAnsi" w:cstheme="majorHAnsi"/>
            <w:sz w:val="20"/>
            <w:szCs w:val="20"/>
            <w:rPrChange w:id="1820" w:author="Author" w:date="2026-05-20T19:57:00Z" w16du:dateUtc="2026-05-20T11:57:00Z">
              <w:rPr/>
            </w:rPrChange>
          </w:rPr>
          <w:t xml:space="preserve">Figure </w:t>
        </w:r>
        <w:r w:rsidRPr="003C5103">
          <w:rPr>
            <w:rFonts w:asciiTheme="majorHAnsi" w:hAnsiTheme="majorHAnsi" w:cstheme="majorHAnsi"/>
            <w:sz w:val="20"/>
            <w:szCs w:val="20"/>
            <w:rPrChange w:id="1821" w:author="Author" w:date="2026-05-20T19:57:00Z" w16du:dateUtc="2026-05-20T11:57:00Z">
              <w:rPr/>
            </w:rPrChange>
          </w:rPr>
          <w:fldChar w:fldCharType="begin"/>
        </w:r>
        <w:r w:rsidRPr="003C5103">
          <w:rPr>
            <w:rFonts w:asciiTheme="majorHAnsi" w:hAnsiTheme="majorHAnsi" w:cstheme="majorHAnsi"/>
            <w:sz w:val="20"/>
            <w:szCs w:val="20"/>
            <w:rPrChange w:id="1822" w:author="Author" w:date="2026-05-20T19:57:00Z" w16du:dateUtc="2026-05-20T11:57:00Z">
              <w:rPr/>
            </w:rPrChange>
          </w:rPr>
          <w:instrText xml:space="preserve"> SEQ Figure \* ARABIC </w:instrText>
        </w:r>
      </w:ins>
      <w:r w:rsidRPr="003C5103">
        <w:rPr>
          <w:rFonts w:asciiTheme="majorHAnsi" w:hAnsiTheme="majorHAnsi" w:cstheme="majorHAnsi"/>
          <w:sz w:val="20"/>
          <w:szCs w:val="20"/>
          <w:rPrChange w:id="1823" w:author="Author" w:date="2026-05-20T19:57:00Z" w16du:dateUtc="2026-05-20T11:57:00Z">
            <w:rPr/>
          </w:rPrChange>
        </w:rPr>
        <w:fldChar w:fldCharType="separate"/>
      </w:r>
      <w:ins w:id="1824" w:author="Author" w:date="2026-05-20T19:56:00Z" w16du:dateUtc="2026-05-20T11:56:00Z">
        <w:r w:rsidRPr="003C5103">
          <w:rPr>
            <w:rFonts w:asciiTheme="majorHAnsi" w:hAnsiTheme="majorHAnsi" w:cstheme="majorHAnsi"/>
            <w:sz w:val="20"/>
            <w:szCs w:val="20"/>
            <w:rPrChange w:id="1825" w:author="Author" w:date="2026-05-20T19:57:00Z" w16du:dateUtc="2026-05-20T11:57:00Z">
              <w:rPr>
                <w:noProof/>
              </w:rPr>
            </w:rPrChange>
          </w:rPr>
          <w:t>5</w:t>
        </w:r>
      </w:ins>
      <w:ins w:id="1826" w:author="Author" w:date="2026-05-20T19:55:00Z" w16du:dateUtc="2026-05-20T11:55:00Z">
        <w:r w:rsidRPr="003C5103">
          <w:rPr>
            <w:rFonts w:asciiTheme="majorHAnsi" w:hAnsiTheme="majorHAnsi" w:cstheme="majorHAnsi"/>
            <w:sz w:val="20"/>
            <w:szCs w:val="20"/>
            <w:rPrChange w:id="1827" w:author="Author" w:date="2026-05-20T19:57:00Z" w16du:dateUtc="2026-05-20T11:57:00Z">
              <w:rPr/>
            </w:rPrChange>
          </w:rPr>
          <w:fldChar w:fldCharType="end"/>
        </w:r>
        <w:r w:rsidRPr="003C5103">
          <w:rPr>
            <w:rFonts w:asciiTheme="majorHAnsi" w:hAnsiTheme="majorHAnsi" w:cstheme="majorHAnsi" w:hint="eastAsia"/>
            <w:sz w:val="20"/>
            <w:szCs w:val="20"/>
            <w:rPrChange w:id="1828" w:author="Author" w:date="2026-05-20T19:57:00Z" w16du:dateUtc="2026-05-20T11:57:00Z">
              <w:rPr>
                <w:rFonts w:eastAsia="宋体" w:hint="eastAsia"/>
                <w:lang w:eastAsia="zh-CN"/>
              </w:rPr>
            </w:rPrChange>
          </w:rPr>
          <w:t xml:space="preserve">.  </w:t>
        </w:r>
        <w:r w:rsidRPr="003C5103">
          <w:rPr>
            <w:rFonts w:asciiTheme="majorHAnsi" w:hAnsiTheme="majorHAnsi" w:cstheme="majorHAnsi"/>
            <w:sz w:val="20"/>
            <w:szCs w:val="20"/>
            <w:rPrChange w:id="1829" w:author="Author" w:date="2026-05-20T19:57:00Z" w16du:dateUtc="2026-05-20T11:57:00Z">
              <w:rPr>
                <w:rFonts w:ascii="Calibri" w:hAnsi="Calibri"/>
                <w:i/>
                <w:color w:val="555555"/>
                <w:sz w:val="20"/>
              </w:rPr>
            </w:rPrChange>
          </w:rPr>
          <w:t>Reward distribution over 1,000 episodes</w:t>
        </w:r>
      </w:ins>
    </w:p>
    <w:p w14:paraId="0984E498" w14:textId="10381BCC" w:rsidR="00D803EE" w:rsidDel="003C5103" w:rsidRDefault="00000000">
      <w:pPr>
        <w:spacing w:before="40"/>
        <w:jc w:val="center"/>
        <w:rPr>
          <w:del w:id="1830" w:author="Author" w:date="2026-05-20T19:55:00Z" w16du:dateUtc="2026-05-20T11:55:00Z"/>
        </w:rPr>
      </w:pPr>
      <w:del w:id="1831" w:author="Author" w:date="2026-05-20T19:55:00Z" w16du:dateUtc="2026-05-20T11:55:00Z">
        <w:r w:rsidDel="003C5103">
          <w:rPr>
            <w:rFonts w:ascii="Calibri" w:hAnsi="Calibri"/>
            <w:i/>
            <w:color w:val="555555"/>
            <w:sz w:val="20"/>
          </w:rPr>
          <w:delText>Figure 5. Reward distribution over 1,000 episodes</w:delText>
        </w:r>
      </w:del>
      <w:del w:id="1832" w:author="Author" w:date="2026-05-19T23:02:00Z" w16du:dateUtc="2026-05-19T15:02:00Z">
        <w:r w:rsidDel="00F71391">
          <w:rPr>
            <w:rFonts w:ascii="Calibri" w:hAnsi="Calibri"/>
            <w:i/>
            <w:color w:val="555555"/>
            <w:sz w:val="20"/>
          </w:rPr>
          <w:delText>, stacked by outcome. Defeat runs (red) cluster near +34; victory runs (green) cluster near +63. Dashed cyan line marks the overall mean (+49.5).</w:delText>
        </w:r>
      </w:del>
    </w:p>
    <w:p w14:paraId="59674179" w14:textId="3A183779" w:rsidR="00B5627E" w:rsidRPr="00F724C2" w:rsidRDefault="00B5627E" w:rsidP="0028278E">
      <w:pPr>
        <w:spacing w:after="0" w:line="300" w:lineRule="exact"/>
        <w:ind w:firstLine="284"/>
        <w:jc w:val="both"/>
        <w:rPr>
          <w:ins w:id="1833" w:author="Author" w:date="2026-05-19T22:59:00Z" w16du:dateUtc="2026-05-19T14:59:00Z"/>
          <w:rFonts w:ascii="Times New Roman" w:hAnsi="Times New Roman" w:hint="eastAsia"/>
          <w:rPrChange w:id="1834" w:author="Author" w:date="2026-05-20T18:59:00Z" w16du:dateUtc="2026-05-20T10:59:00Z">
            <w:rPr>
              <w:ins w:id="1835" w:author="Author" w:date="2026-05-19T22:59:00Z" w16du:dateUtc="2026-05-19T14:59:00Z"/>
              <w:rFonts w:ascii="Calibri" w:eastAsia="宋体" w:hAnsi="Calibri" w:hint="eastAsia"/>
              <w:lang w:eastAsia="zh-CN"/>
            </w:rPr>
          </w:rPrChange>
        </w:rPr>
        <w:pPrChange w:id="1836" w:author="Author" w:date="2026-05-20T19:26:00Z" w16du:dateUtc="2026-05-20T11:26:00Z">
          <w:pPr>
            <w:spacing w:after="120" w:line="280" w:lineRule="exact"/>
            <w:ind w:firstLine="283"/>
          </w:pPr>
        </w:pPrChange>
      </w:pPr>
      <w:ins w:id="1837" w:author="Author" w:date="2026-05-19T22:59:00Z" w16du:dateUtc="2026-05-19T14:59:00Z">
        <w:r w:rsidRPr="00F724C2">
          <w:rPr>
            <w:rFonts w:ascii="Times New Roman" w:hAnsi="Times New Roman" w:hint="eastAsia"/>
            <w:rPrChange w:id="1838" w:author="Author" w:date="2026-05-20T18:59:00Z" w16du:dateUtc="2026-05-20T10:59:00Z">
              <w:rPr>
                <w:rFonts w:ascii="Calibri" w:eastAsia="宋体" w:hAnsi="Calibri" w:hint="eastAsia"/>
                <w:lang w:eastAsia="zh-CN"/>
              </w:rPr>
            </w:rPrChange>
          </w:rPr>
          <w:t>Figure 5 above is</w:t>
        </w:r>
      </w:ins>
      <w:ins w:id="1839" w:author="Author" w:date="2026-05-19T23:00:00Z" w16du:dateUtc="2026-05-19T15:00:00Z">
        <w:r w:rsidRPr="00F724C2">
          <w:rPr>
            <w:rFonts w:ascii="Times New Roman" w:hAnsi="Times New Roman" w:hint="eastAsia"/>
            <w:rPrChange w:id="1840" w:author="Author" w:date="2026-05-20T18:59:00Z" w16du:dateUtc="2026-05-20T10:59:00Z">
              <w:rPr>
                <w:rFonts w:ascii="Calibri" w:eastAsia="宋体" w:hAnsi="Calibri" w:hint="eastAsia"/>
                <w:lang w:eastAsia="zh-CN"/>
              </w:rPr>
            </w:rPrChange>
          </w:rPr>
          <w:t xml:space="preserve"> </w:t>
        </w:r>
        <w:r w:rsidR="00F71391" w:rsidRPr="00F724C2">
          <w:rPr>
            <w:rFonts w:ascii="Times New Roman" w:hAnsi="Times New Roman" w:hint="eastAsia"/>
            <w:rPrChange w:id="1841" w:author="Author" w:date="2026-05-20T18:59:00Z" w16du:dateUtc="2026-05-20T10:59:00Z">
              <w:rPr>
                <w:rFonts w:ascii="Calibri" w:eastAsia="宋体" w:hAnsi="Calibri" w:hint="eastAsia"/>
                <w:lang w:eastAsia="zh-CN"/>
              </w:rPr>
            </w:rPrChange>
          </w:rPr>
          <w:t>the</w:t>
        </w:r>
      </w:ins>
      <w:ins w:id="1842" w:author="Author" w:date="2026-05-19T23:01:00Z" w16du:dateUtc="2026-05-19T15:01:00Z">
        <w:r w:rsidR="00F71391" w:rsidRPr="00F724C2">
          <w:rPr>
            <w:rFonts w:ascii="Times New Roman" w:hAnsi="Times New Roman" w:hint="eastAsia"/>
            <w:rPrChange w:id="1843" w:author="Author" w:date="2026-05-20T18:59:00Z" w16du:dateUtc="2026-05-20T10:59:00Z">
              <w:rPr>
                <w:rFonts w:ascii="Calibri" w:eastAsia="宋体" w:hAnsi="Calibri" w:hint="eastAsia"/>
                <w:lang w:eastAsia="zh-CN"/>
              </w:rPr>
            </w:rPrChange>
          </w:rPr>
          <w:t xml:space="preserve"> </w:t>
        </w:r>
      </w:ins>
      <w:ins w:id="1844" w:author="Author" w:date="2026-05-19T23:00:00Z" w16du:dateUtc="2026-05-19T15:00:00Z">
        <w:r w:rsidRPr="00F724C2">
          <w:rPr>
            <w:rFonts w:ascii="Times New Roman" w:hAnsi="Times New Roman" w:hint="eastAsia"/>
            <w:rPrChange w:id="1845" w:author="Author" w:date="2026-05-20T18:59:00Z" w16du:dateUtc="2026-05-20T10:59:00Z">
              <w:rPr>
                <w:rFonts w:ascii="宋体" w:eastAsia="宋体" w:hAnsi="宋体" w:hint="eastAsia"/>
                <w:i/>
                <w:color w:val="555555"/>
                <w:sz w:val="20"/>
                <w:lang w:eastAsia="zh-CN"/>
              </w:rPr>
            </w:rPrChange>
          </w:rPr>
          <w:t>r</w:t>
        </w:r>
        <w:r w:rsidRPr="00F724C2">
          <w:rPr>
            <w:rFonts w:ascii="Times New Roman" w:hAnsi="Times New Roman"/>
            <w:rPrChange w:id="1846" w:author="Author" w:date="2026-05-20T18:59:00Z" w16du:dateUtc="2026-05-20T10:59:00Z">
              <w:rPr>
                <w:rFonts w:ascii="Calibri" w:hAnsi="Calibri"/>
                <w:i/>
                <w:color w:val="555555"/>
                <w:sz w:val="20"/>
              </w:rPr>
            </w:rPrChange>
          </w:rPr>
          <w:t xml:space="preserve">eward distribution over 1,000 </w:t>
        </w:r>
      </w:ins>
      <w:ins w:id="1847" w:author="Author" w:date="2026-05-19T23:01:00Z" w16du:dateUtc="2026-05-19T15:01:00Z">
        <w:r w:rsidR="00F71391" w:rsidRPr="00F724C2">
          <w:rPr>
            <w:rFonts w:ascii="Times New Roman" w:hAnsi="Times New Roman" w:hint="eastAsia"/>
            <w:rPrChange w:id="1848" w:author="Author" w:date="2026-05-20T18:59:00Z" w16du:dateUtc="2026-05-20T10:59:00Z">
              <w:rPr>
                <w:rFonts w:ascii="Calibri" w:eastAsia="宋体" w:hAnsi="Calibri" w:hint="eastAsia"/>
                <w:lang w:eastAsia="zh-CN"/>
              </w:rPr>
            </w:rPrChange>
          </w:rPr>
          <w:t xml:space="preserve">evaluation </w:t>
        </w:r>
      </w:ins>
      <w:ins w:id="1849" w:author="Author" w:date="2026-05-19T23:00:00Z" w16du:dateUtc="2026-05-19T15:00:00Z">
        <w:r w:rsidRPr="00F724C2">
          <w:rPr>
            <w:rFonts w:ascii="Times New Roman" w:hAnsi="Times New Roman"/>
            <w:rPrChange w:id="1850" w:author="Author" w:date="2026-05-20T18:59:00Z" w16du:dateUtc="2026-05-20T10:59:00Z">
              <w:rPr>
                <w:rFonts w:ascii="Calibri" w:hAnsi="Calibri"/>
                <w:i/>
                <w:color w:val="555555"/>
                <w:sz w:val="20"/>
              </w:rPr>
            </w:rPrChange>
          </w:rPr>
          <w:t>episodes</w:t>
        </w:r>
      </w:ins>
      <w:ins w:id="1851" w:author="Author" w:date="2026-05-19T23:01:00Z" w16du:dateUtc="2026-05-19T15:01:00Z">
        <w:r w:rsidR="00F71391" w:rsidRPr="00F724C2">
          <w:rPr>
            <w:rFonts w:ascii="Times New Roman" w:hAnsi="Times New Roman" w:hint="eastAsia"/>
            <w:rPrChange w:id="1852" w:author="Author" w:date="2026-05-20T18:59:00Z" w16du:dateUtc="2026-05-20T10:59:00Z">
              <w:rPr>
                <w:rFonts w:ascii="Calibri" w:eastAsia="宋体" w:hAnsi="Calibri" w:hint="eastAsia"/>
                <w:lang w:eastAsia="zh-CN"/>
              </w:rPr>
            </w:rPrChange>
          </w:rPr>
          <w:t>,</w:t>
        </w:r>
        <w:r w:rsidR="00F71391" w:rsidRPr="00F724C2">
          <w:rPr>
            <w:rFonts w:ascii="Times New Roman" w:hAnsi="Times New Roman"/>
            <w:rPrChange w:id="1853" w:author="Author" w:date="2026-05-20T18:59:00Z" w16du:dateUtc="2026-05-20T10:59:00Z">
              <w:rPr>
                <w:rFonts w:ascii="Calibri" w:eastAsia="宋体" w:hAnsi="Calibri"/>
                <w:lang w:eastAsia="zh-CN"/>
              </w:rPr>
            </w:rPrChange>
          </w:rPr>
          <w:t xml:space="preserve"> stacked by outcome. Defeat runs (red) cluster near +34; victory runs (green) cluster near +63. Dashed cyan line marks the overall mean</w:t>
        </w:r>
      </w:ins>
      <w:ins w:id="1854" w:author="Author" w:date="2026-05-19T23:02:00Z" w16du:dateUtc="2026-05-19T15:02:00Z">
        <w:r w:rsidR="00F71391" w:rsidRPr="00F724C2">
          <w:rPr>
            <w:rFonts w:ascii="Times New Roman" w:hAnsi="Times New Roman" w:hint="eastAsia"/>
            <w:rPrChange w:id="1855" w:author="Author" w:date="2026-05-20T18:59:00Z" w16du:dateUtc="2026-05-20T10:59:00Z">
              <w:rPr>
                <w:rFonts w:ascii="Calibri" w:eastAsia="宋体" w:hAnsi="Calibri" w:hint="eastAsia"/>
                <w:lang w:eastAsia="zh-CN"/>
              </w:rPr>
            </w:rPrChange>
          </w:rPr>
          <w:t xml:space="preserve">, which is </w:t>
        </w:r>
      </w:ins>
      <w:ins w:id="1856" w:author="Author" w:date="2026-05-19T23:01:00Z" w16du:dateUtc="2026-05-19T15:01:00Z">
        <w:r w:rsidR="00F71391" w:rsidRPr="00F724C2">
          <w:rPr>
            <w:rFonts w:ascii="Times New Roman" w:hAnsi="Times New Roman"/>
            <w:rPrChange w:id="1857" w:author="Author" w:date="2026-05-20T18:59:00Z" w16du:dateUtc="2026-05-20T10:59:00Z">
              <w:rPr>
                <w:rFonts w:ascii="Calibri" w:eastAsia="宋体" w:hAnsi="Calibri"/>
                <w:lang w:eastAsia="zh-CN"/>
              </w:rPr>
            </w:rPrChange>
          </w:rPr>
          <w:t>+49.5.</w:t>
        </w:r>
      </w:ins>
    </w:p>
    <w:p w14:paraId="4A42481A" w14:textId="4EA98BDB" w:rsidR="00D803EE" w:rsidRPr="00F724C2" w:rsidRDefault="00000000" w:rsidP="0028278E">
      <w:pPr>
        <w:spacing w:after="0" w:line="300" w:lineRule="exact"/>
        <w:ind w:firstLine="284"/>
        <w:jc w:val="both"/>
        <w:rPr>
          <w:rFonts w:ascii="Times New Roman" w:hAnsi="Times New Roman"/>
          <w:rPrChange w:id="1858" w:author="Author" w:date="2026-05-20T18:59:00Z" w16du:dateUtc="2026-05-20T10:59:00Z">
            <w:rPr/>
          </w:rPrChange>
        </w:rPr>
        <w:pPrChange w:id="1859" w:author="Author" w:date="2026-05-20T19:26:00Z" w16du:dateUtc="2026-05-20T11:26:00Z">
          <w:pPr>
            <w:spacing w:after="120" w:line="280" w:lineRule="exact"/>
            <w:ind w:firstLine="283"/>
          </w:pPr>
        </w:pPrChange>
      </w:pPr>
      <w:r w:rsidRPr="00F724C2">
        <w:rPr>
          <w:rFonts w:ascii="Times New Roman" w:hAnsi="Times New Roman"/>
          <w:rPrChange w:id="1860" w:author="Author" w:date="2026-05-20T18:59:00Z" w16du:dateUtc="2026-05-20T10:59:00Z">
            <w:rPr>
              <w:rFonts w:ascii="Calibri" w:hAnsi="Calibri"/>
            </w:rPr>
          </w:rPrChange>
        </w:rPr>
        <w:t xml:space="preserve">The bimodal shape is the most informative feature of this plot. The defeat mode at </w:t>
      </w:r>
      <w:ins w:id="1861" w:author="Author" w:date="2026-05-19T22:50:00Z" w16du:dateUtc="2026-05-19T14:50:00Z">
        <w:r w:rsidR="00B5627E" w:rsidRPr="00F724C2">
          <w:rPr>
            <w:rFonts w:ascii="Times New Roman" w:hAnsi="Times New Roman" w:hint="eastAsia"/>
            <w:rPrChange w:id="1862" w:author="Author" w:date="2026-05-20T18:59:00Z" w16du:dateUtc="2026-05-20T10:59:00Z">
              <w:rPr>
                <w:rFonts w:ascii="Calibri" w:eastAsia="宋体" w:hAnsi="Calibri" w:hint="eastAsia"/>
                <w:lang w:eastAsia="zh-CN"/>
              </w:rPr>
            </w:rPrChange>
          </w:rPr>
          <w:t xml:space="preserve">around </w:t>
        </w:r>
      </w:ins>
      <w:del w:id="1863" w:author="Author" w:date="2026-05-19T22:45:00Z" w16du:dateUtc="2026-05-19T14:45:00Z">
        <w:r w:rsidRPr="00F724C2" w:rsidDel="00DF046E">
          <w:rPr>
            <w:rFonts w:ascii="Times New Roman" w:hAnsi="Times New Roman"/>
            <w:rPrChange w:id="1864" w:author="Author" w:date="2026-05-20T18:59:00Z" w16du:dateUtc="2026-05-20T10:59:00Z">
              <w:rPr>
                <w:rFonts w:ascii="Calibri" w:hAnsi="Calibri"/>
              </w:rPr>
            </w:rPrChange>
          </w:rPr>
          <w:delText>~</w:delText>
        </w:r>
      </w:del>
      <w:r w:rsidRPr="00F724C2">
        <w:rPr>
          <w:rFonts w:ascii="Times New Roman" w:hAnsi="Times New Roman"/>
          <w:rPrChange w:id="1865" w:author="Author" w:date="2026-05-20T18:59:00Z" w16du:dateUtc="2026-05-20T10:59:00Z">
            <w:rPr>
              <w:rFonts w:ascii="Calibri" w:hAnsi="Calibri"/>
            </w:rPr>
          </w:rPrChange>
        </w:rPr>
        <w:t xml:space="preserve">+34 reflects runs that reach the boss but lose: floors 1–9 have been cleared cleanly (each worth </w:t>
      </w:r>
      <w:del w:id="1866" w:author="Author" w:date="2026-05-19T22:45:00Z" w16du:dateUtc="2026-05-19T14:45:00Z">
        <w:r w:rsidRPr="00F724C2" w:rsidDel="00DF046E">
          <w:rPr>
            <w:rFonts w:ascii="Times New Roman" w:hAnsi="Times New Roman"/>
            <w:rPrChange w:id="1867" w:author="Author" w:date="2026-05-20T18:59:00Z" w16du:dateUtc="2026-05-20T10:59:00Z">
              <w:rPr>
                <w:rFonts w:ascii="Calibri" w:hAnsi="Calibri"/>
              </w:rPr>
            </w:rPrChange>
          </w:rPr>
          <w:delText>~</w:delText>
        </w:r>
      </w:del>
      <w:r w:rsidRPr="00F724C2">
        <w:rPr>
          <w:rFonts w:ascii="Times New Roman" w:hAnsi="Times New Roman"/>
          <w:rPrChange w:id="1868" w:author="Author" w:date="2026-05-20T18:59:00Z" w16du:dateUtc="2026-05-20T10:59:00Z">
            <w:rPr>
              <w:rFonts w:ascii="Calibri" w:hAnsi="Calibri"/>
            </w:rPr>
          </w:rPrChange>
        </w:rPr>
        <w:t xml:space="preserve">+5 plus dense damage reward), so even a complete loss at the boss still yields a solid score. The victory mode at </w:t>
      </w:r>
      <w:ins w:id="1869" w:author="Author" w:date="2026-05-19T22:50:00Z" w16du:dateUtc="2026-05-19T14:50:00Z">
        <w:r w:rsidR="00B5627E" w:rsidRPr="00F724C2">
          <w:rPr>
            <w:rFonts w:ascii="Times New Roman" w:hAnsi="Times New Roman" w:hint="eastAsia"/>
            <w:rPrChange w:id="1870" w:author="Author" w:date="2026-05-20T18:59:00Z" w16du:dateUtc="2026-05-20T10:59:00Z">
              <w:rPr>
                <w:rFonts w:ascii="Calibri" w:eastAsia="宋体" w:hAnsi="Calibri" w:hint="eastAsia"/>
                <w:lang w:eastAsia="zh-CN"/>
              </w:rPr>
            </w:rPrChange>
          </w:rPr>
          <w:t xml:space="preserve">around </w:t>
        </w:r>
      </w:ins>
      <w:del w:id="1871" w:author="Author" w:date="2026-05-19T22:49:00Z" w16du:dateUtc="2026-05-19T14:49:00Z">
        <w:r w:rsidRPr="00F724C2" w:rsidDel="00DF046E">
          <w:rPr>
            <w:rFonts w:ascii="Times New Roman" w:hAnsi="Times New Roman"/>
            <w:rPrChange w:id="1872" w:author="Author" w:date="2026-05-20T18:59:00Z" w16du:dateUtc="2026-05-20T10:59:00Z">
              <w:rPr>
                <w:rFonts w:ascii="Calibri" w:hAnsi="Calibri"/>
              </w:rPr>
            </w:rPrChange>
          </w:rPr>
          <w:delText>~</w:delText>
        </w:r>
      </w:del>
      <w:r w:rsidRPr="00F724C2">
        <w:rPr>
          <w:rFonts w:ascii="Times New Roman" w:hAnsi="Times New Roman"/>
          <w:rPrChange w:id="1873" w:author="Author" w:date="2026-05-20T18:59:00Z" w16du:dateUtc="2026-05-20T10:59:00Z">
            <w:rPr>
              <w:rFonts w:ascii="Calibri" w:hAnsi="Calibri"/>
            </w:rPr>
          </w:rPrChange>
        </w:rPr>
        <w:t xml:space="preserve">+63 adds the +20 boss-kill bonus and the residual advantage of finishing with HP to spare. The </w:t>
      </w:r>
      <w:del w:id="1874" w:author="Author" w:date="2026-05-19T22:49:00Z" w16du:dateUtc="2026-05-19T14:49:00Z">
        <w:r w:rsidRPr="00F724C2" w:rsidDel="00DF046E">
          <w:rPr>
            <w:rFonts w:ascii="Times New Roman" w:hAnsi="Times New Roman"/>
            <w:rPrChange w:id="1875" w:author="Author" w:date="2026-05-20T18:59:00Z" w16du:dateUtc="2026-05-20T10:59:00Z">
              <w:rPr>
                <w:rFonts w:ascii="Calibri" w:hAnsi="Calibri"/>
              </w:rPr>
            </w:rPrChange>
          </w:rPr>
          <w:delText>~</w:delText>
        </w:r>
      </w:del>
      <w:r w:rsidRPr="00F724C2">
        <w:rPr>
          <w:rFonts w:ascii="Times New Roman" w:hAnsi="Times New Roman"/>
          <w:rPrChange w:id="1876" w:author="Author" w:date="2026-05-20T18:59:00Z" w16du:dateUtc="2026-05-20T10:59:00Z">
            <w:rPr>
              <w:rFonts w:ascii="Calibri" w:hAnsi="Calibri"/>
            </w:rPr>
          </w:rPrChange>
        </w:rPr>
        <w:t>29-point separation between modes closely tracks that bonus plus the end-of-run HP reward, confirming the reward function correctly attributes credit to the terminal event.</w:t>
      </w:r>
    </w:p>
    <w:p w14:paraId="6BD4DFB7" w14:textId="5C4FAC83" w:rsidR="00D803EE" w:rsidRPr="006A47D3" w:rsidDel="00DF046E" w:rsidRDefault="00000000">
      <w:pPr>
        <w:spacing w:after="120" w:line="280" w:lineRule="exact"/>
        <w:ind w:firstLine="283"/>
        <w:rPr>
          <w:del w:id="1877" w:author="Author" w:date="2026-05-19T22:49:00Z" w16du:dateUtc="2026-05-19T14:49:00Z"/>
          <w:rFonts w:ascii="Times New Roman" w:hAnsi="Times New Roman" w:cs="Times New Roman"/>
          <w:rPrChange w:id="1878" w:author="Author" w:date="2026-05-20T19:35:00Z" w16du:dateUtc="2026-05-20T11:35:00Z">
            <w:rPr>
              <w:del w:id="1879" w:author="Author" w:date="2026-05-19T22:49:00Z" w16du:dateUtc="2026-05-19T14:49:00Z"/>
            </w:rPr>
          </w:rPrChange>
        </w:rPr>
      </w:pPr>
      <w:del w:id="1880" w:author="Author" w:date="2026-05-19T22:49:00Z" w16du:dateUtc="2026-05-19T14:49:00Z">
        <w:r w:rsidRPr="006A47D3" w:rsidDel="00DF046E">
          <w:rPr>
            <w:rFonts w:ascii="Times New Roman" w:hAnsi="Times New Roman" w:cs="Times New Roman"/>
            <w:sz w:val="26"/>
            <w:rPrChange w:id="1881" w:author="Author" w:date="2026-05-20T19:35:00Z" w16du:dateUtc="2026-05-20T11:35:00Z">
              <w:rPr>
                <w:rFonts w:ascii="Calibri" w:hAnsi="Calibri"/>
              </w:rPr>
            </w:rPrChange>
          </w:rPr>
          <w:delText>The 15.7-point standard deviation is dominated by this binary boss outcome rather than within-mode variability, implying that further variance reduction would require improving the boss win rate specifically, not smoothing earlier-floor play.</w:delText>
        </w:r>
      </w:del>
    </w:p>
    <w:p w14:paraId="60975A40" w14:textId="77777777" w:rsidR="00D803EE" w:rsidRPr="006A47D3" w:rsidRDefault="00000000">
      <w:pPr>
        <w:pStyle w:val="21"/>
        <w:rPr>
          <w:rFonts w:ascii="Times New Roman" w:hAnsi="Times New Roman" w:cs="Times New Roman"/>
          <w:color w:val="auto"/>
          <w:rPrChange w:id="1882" w:author="Author" w:date="2026-05-20T19:35:00Z" w16du:dateUtc="2026-05-20T11:35:00Z">
            <w:rPr>
              <w:color w:val="595959" w:themeColor="text1" w:themeTint="A6"/>
            </w:rPr>
          </w:rPrChange>
        </w:rPr>
      </w:pPr>
      <w:r w:rsidRPr="006A47D3">
        <w:rPr>
          <w:rFonts w:ascii="Times New Roman" w:hAnsi="Times New Roman" w:cs="Times New Roman"/>
          <w:color w:val="auto"/>
          <w:rPrChange w:id="1883" w:author="Author" w:date="2026-05-20T19:35:00Z" w16du:dateUtc="2026-05-20T11:35:00Z">
            <w:rPr>
              <w:rFonts w:ascii="Calibri" w:hAnsi="Calibri"/>
              <w:color w:val="595959" w:themeColor="text1" w:themeTint="A6"/>
            </w:rPr>
          </w:rPrChange>
        </w:rPr>
        <w:t xml:space="preserve">6.3 </w:t>
      </w:r>
      <w:del w:id="1884" w:author="Author" w:date="2026-05-20T19:27:00Z" w16du:dateUtc="2026-05-20T11:27:00Z">
        <w:r w:rsidRPr="006A47D3" w:rsidDel="0028278E">
          <w:rPr>
            <w:rFonts w:ascii="Times New Roman" w:hAnsi="Times New Roman" w:cs="Times New Roman"/>
            <w:color w:val="auto"/>
            <w:rPrChange w:id="1885" w:author="Author" w:date="2026-05-20T19:35:00Z" w16du:dateUtc="2026-05-20T11:35: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1886" w:author="Author" w:date="2026-05-20T19:35:00Z" w16du:dateUtc="2026-05-20T11:35:00Z">
            <w:rPr>
              <w:rFonts w:ascii="Calibri" w:hAnsi="Calibri"/>
              <w:color w:val="595959" w:themeColor="text1" w:themeTint="A6"/>
            </w:rPr>
          </w:rPrChange>
        </w:rPr>
        <w:t>Per-Floor Reach and Failure</w:t>
      </w:r>
    </w:p>
    <w:p w14:paraId="0D22AAF5" w14:textId="77777777" w:rsidR="003C5103" w:rsidRDefault="00000000" w:rsidP="003C5103">
      <w:pPr>
        <w:keepNext/>
        <w:spacing w:before="120" w:after="60"/>
        <w:jc w:val="center"/>
        <w:rPr>
          <w:ins w:id="1887" w:author="Author" w:date="2026-05-20T19:55:00Z" w16du:dateUtc="2026-05-20T11:55:00Z"/>
        </w:rPr>
        <w:pPrChange w:id="1888" w:author="Author" w:date="2026-05-20T19:55:00Z" w16du:dateUtc="2026-05-20T11:55:00Z">
          <w:pPr>
            <w:spacing w:before="120" w:after="60"/>
            <w:jc w:val="center"/>
          </w:pPr>
        </w:pPrChange>
      </w:pPr>
      <w:r>
        <w:rPr>
          <w:noProof/>
        </w:rPr>
        <w:drawing>
          <wp:inline distT="0" distB="0" distL="114300" distR="114300" wp14:anchorId="7C2DDB75" wp14:editId="09A2982F">
            <wp:extent cx="5712373" cy="2039815"/>
            <wp:effectExtent l="0" t="0" r="3175" b="0"/>
            <wp:docPr id="1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6"/>
                    <pic:cNvPicPr>
                      <a:picLocks noChangeAspect="1"/>
                    </pic:cNvPicPr>
                  </pic:nvPicPr>
                  <pic:blipFill>
                    <a:blip r:embed="rId13"/>
                    <a:stretch>
                      <a:fillRect/>
                    </a:stretch>
                  </pic:blipFill>
                  <pic:spPr>
                    <a:xfrm>
                      <a:off x="0" y="0"/>
                      <a:ext cx="5760783" cy="2057101"/>
                    </a:xfrm>
                    <a:prstGeom prst="rect">
                      <a:avLst/>
                    </a:prstGeom>
                  </pic:spPr>
                </pic:pic>
              </a:graphicData>
            </a:graphic>
          </wp:inline>
        </w:drawing>
      </w:r>
    </w:p>
    <w:p w14:paraId="296E434F" w14:textId="2231C21B" w:rsidR="00D803EE" w:rsidRPr="003C5103" w:rsidRDefault="003C5103" w:rsidP="003C5103">
      <w:pPr>
        <w:spacing w:before="40"/>
        <w:jc w:val="center"/>
        <w:rPr>
          <w:rFonts w:asciiTheme="majorHAnsi" w:hAnsiTheme="majorHAnsi" w:cstheme="majorHAnsi" w:hint="eastAsia"/>
          <w:sz w:val="20"/>
          <w:szCs w:val="20"/>
          <w:rPrChange w:id="1889" w:author="Author" w:date="2026-05-20T19:57:00Z" w16du:dateUtc="2026-05-20T11:57:00Z">
            <w:rPr/>
          </w:rPrChange>
        </w:rPr>
        <w:pPrChange w:id="1890" w:author="Author" w:date="2026-05-20T19:57:00Z" w16du:dateUtc="2026-05-20T11:57:00Z">
          <w:pPr>
            <w:spacing w:before="120" w:after="60"/>
            <w:jc w:val="center"/>
          </w:pPr>
        </w:pPrChange>
      </w:pPr>
      <w:ins w:id="1891" w:author="Author" w:date="2026-05-20T19:55:00Z" w16du:dateUtc="2026-05-20T11:55:00Z">
        <w:r w:rsidRPr="003C5103">
          <w:rPr>
            <w:rFonts w:asciiTheme="majorHAnsi" w:hAnsiTheme="majorHAnsi" w:cstheme="majorHAnsi"/>
            <w:sz w:val="20"/>
            <w:szCs w:val="20"/>
            <w:rPrChange w:id="1892" w:author="Author" w:date="2026-05-20T19:57:00Z" w16du:dateUtc="2026-05-20T11:57:00Z">
              <w:rPr/>
            </w:rPrChange>
          </w:rPr>
          <w:t xml:space="preserve">Figure </w:t>
        </w:r>
        <w:r w:rsidRPr="003C5103">
          <w:rPr>
            <w:rFonts w:asciiTheme="majorHAnsi" w:hAnsiTheme="majorHAnsi" w:cstheme="majorHAnsi"/>
            <w:sz w:val="20"/>
            <w:szCs w:val="20"/>
            <w:rPrChange w:id="1893" w:author="Author" w:date="2026-05-20T19:57:00Z" w16du:dateUtc="2026-05-20T11:57:00Z">
              <w:rPr/>
            </w:rPrChange>
          </w:rPr>
          <w:fldChar w:fldCharType="begin"/>
        </w:r>
        <w:r w:rsidRPr="003C5103">
          <w:rPr>
            <w:rFonts w:asciiTheme="majorHAnsi" w:hAnsiTheme="majorHAnsi" w:cstheme="majorHAnsi"/>
            <w:sz w:val="20"/>
            <w:szCs w:val="20"/>
            <w:rPrChange w:id="1894" w:author="Author" w:date="2026-05-20T19:57:00Z" w16du:dateUtc="2026-05-20T11:57:00Z">
              <w:rPr/>
            </w:rPrChange>
          </w:rPr>
          <w:instrText xml:space="preserve"> SEQ Figure \* ARABIC </w:instrText>
        </w:r>
      </w:ins>
      <w:r w:rsidRPr="003C5103">
        <w:rPr>
          <w:rFonts w:asciiTheme="majorHAnsi" w:hAnsiTheme="majorHAnsi" w:cstheme="majorHAnsi"/>
          <w:sz w:val="20"/>
          <w:szCs w:val="20"/>
          <w:rPrChange w:id="1895" w:author="Author" w:date="2026-05-20T19:57:00Z" w16du:dateUtc="2026-05-20T11:57:00Z">
            <w:rPr/>
          </w:rPrChange>
        </w:rPr>
        <w:fldChar w:fldCharType="separate"/>
      </w:r>
      <w:ins w:id="1896" w:author="Author" w:date="2026-05-20T19:56:00Z" w16du:dateUtc="2026-05-20T11:56:00Z">
        <w:r w:rsidRPr="003C5103">
          <w:rPr>
            <w:rFonts w:asciiTheme="majorHAnsi" w:hAnsiTheme="majorHAnsi" w:cstheme="majorHAnsi"/>
            <w:sz w:val="20"/>
            <w:szCs w:val="20"/>
            <w:rPrChange w:id="1897" w:author="Author" w:date="2026-05-20T19:57:00Z" w16du:dateUtc="2026-05-20T11:57:00Z">
              <w:rPr>
                <w:noProof/>
              </w:rPr>
            </w:rPrChange>
          </w:rPr>
          <w:t>6</w:t>
        </w:r>
      </w:ins>
      <w:ins w:id="1898" w:author="Author" w:date="2026-05-20T19:55:00Z" w16du:dateUtc="2026-05-20T11:55:00Z">
        <w:r w:rsidRPr="003C5103">
          <w:rPr>
            <w:rFonts w:asciiTheme="majorHAnsi" w:hAnsiTheme="majorHAnsi" w:cstheme="majorHAnsi"/>
            <w:sz w:val="20"/>
            <w:szCs w:val="20"/>
            <w:rPrChange w:id="1899" w:author="Author" w:date="2026-05-20T19:57:00Z" w16du:dateUtc="2026-05-20T11:57:00Z">
              <w:rPr/>
            </w:rPrChange>
          </w:rPr>
          <w:fldChar w:fldCharType="end"/>
        </w:r>
      </w:ins>
      <w:ins w:id="1900" w:author="Author" w:date="2026-05-20T19:56:00Z" w16du:dateUtc="2026-05-20T11:56:00Z">
        <w:r w:rsidRPr="003C5103">
          <w:rPr>
            <w:rFonts w:asciiTheme="majorHAnsi" w:hAnsiTheme="majorHAnsi" w:cstheme="majorHAnsi" w:hint="eastAsia"/>
            <w:sz w:val="20"/>
            <w:szCs w:val="20"/>
            <w:rPrChange w:id="1901" w:author="Author" w:date="2026-05-20T19:57:00Z" w16du:dateUtc="2026-05-20T11:57:00Z">
              <w:rPr>
                <w:rFonts w:eastAsia="宋体" w:hint="eastAsia"/>
                <w:lang w:eastAsia="zh-CN"/>
              </w:rPr>
            </w:rPrChange>
          </w:rPr>
          <w:t xml:space="preserve">.  </w:t>
        </w:r>
        <w:r w:rsidRPr="003C5103">
          <w:rPr>
            <w:rFonts w:asciiTheme="majorHAnsi" w:hAnsiTheme="majorHAnsi" w:cstheme="majorHAnsi"/>
            <w:sz w:val="20"/>
            <w:szCs w:val="20"/>
            <w:rPrChange w:id="1902" w:author="Author" w:date="2026-05-20T19:57:00Z" w16du:dateUtc="2026-05-20T11:57:00Z">
              <w:rPr>
                <w:rFonts w:ascii="Calibri" w:hAnsi="Calibri"/>
                <w:i/>
                <w:color w:val="555555"/>
                <w:sz w:val="20"/>
              </w:rPr>
            </w:rPrChange>
          </w:rPr>
          <w:t>Left: per-floor reach rate. Right: distribution of the floor on which losing runs ended</w:t>
        </w:r>
      </w:ins>
    </w:p>
    <w:p w14:paraId="0619036C" w14:textId="2BAF42F8" w:rsidR="00D803EE" w:rsidDel="003C5103" w:rsidRDefault="00000000">
      <w:pPr>
        <w:spacing w:before="40"/>
        <w:jc w:val="center"/>
        <w:rPr>
          <w:del w:id="1903" w:author="Author" w:date="2026-05-20T19:56:00Z" w16du:dateUtc="2026-05-20T11:56:00Z"/>
        </w:rPr>
      </w:pPr>
      <w:del w:id="1904" w:author="Author" w:date="2026-05-20T19:56:00Z" w16du:dateUtc="2026-05-20T11:56:00Z">
        <w:r w:rsidDel="003C5103">
          <w:rPr>
            <w:rFonts w:ascii="Calibri" w:hAnsi="Calibri"/>
            <w:i/>
            <w:color w:val="555555"/>
            <w:sz w:val="20"/>
          </w:rPr>
          <w:lastRenderedPageBreak/>
          <w:delText>Figure 6. Left: per-floor reach rate. Right: distribution of the floor on which losing runs ended.</w:delText>
        </w:r>
      </w:del>
    </w:p>
    <w:p w14:paraId="3B2114D4" w14:textId="552B283B" w:rsidR="00B5627E" w:rsidRPr="00F724C2" w:rsidRDefault="00000000" w:rsidP="0028278E">
      <w:pPr>
        <w:spacing w:after="0" w:line="300" w:lineRule="exact"/>
        <w:ind w:firstLine="284"/>
        <w:jc w:val="both"/>
        <w:rPr>
          <w:ins w:id="1905" w:author="Author" w:date="2026-05-19T22:54:00Z" w16du:dateUtc="2026-05-19T14:54:00Z"/>
          <w:rFonts w:ascii="Times New Roman" w:hAnsi="Times New Roman"/>
          <w:rPrChange w:id="1906" w:author="Author" w:date="2026-05-20T19:00:00Z" w16du:dateUtc="2026-05-20T11:00:00Z">
            <w:rPr>
              <w:ins w:id="1907" w:author="Author" w:date="2026-05-19T22:54:00Z" w16du:dateUtc="2026-05-19T14:54:00Z"/>
              <w:rFonts w:eastAsia="宋体"/>
              <w:lang w:eastAsia="zh-CN"/>
            </w:rPr>
          </w:rPrChange>
        </w:rPr>
        <w:pPrChange w:id="1908" w:author="Author" w:date="2026-05-20T19:25:00Z" w16du:dateUtc="2026-05-20T11:25:00Z">
          <w:pPr>
            <w:spacing w:after="120" w:line="280" w:lineRule="exact"/>
            <w:ind w:firstLine="283"/>
          </w:pPr>
        </w:pPrChange>
      </w:pPr>
      <w:del w:id="1909" w:author="Author" w:date="2026-05-19T22:58:00Z" w16du:dateUtc="2026-05-19T14:58:00Z">
        <w:r w:rsidRPr="00F724C2" w:rsidDel="00B5627E">
          <w:rPr>
            <w:rFonts w:ascii="Times New Roman" w:hAnsi="Times New Roman"/>
            <w:rPrChange w:id="1910" w:author="Author" w:date="2026-05-20T19:00:00Z" w16du:dateUtc="2026-05-20T11:00:00Z">
              <w:rPr>
                <w:rFonts w:ascii="Calibri" w:hAnsi="Calibri"/>
              </w:rPr>
            </w:rPrChange>
          </w:rPr>
          <w:delText xml:space="preserve">The agent reaches every floor from 1 to 9 with probability ≥ 95%; floors 1–6 reach ≥ 99%, indicating the early game is essentially solved. Of the 439 losing runs, </w:delText>
        </w:r>
        <w:r w:rsidRPr="00F724C2" w:rsidDel="00B5627E">
          <w:rPr>
            <w:rFonts w:ascii="Times New Roman" w:hAnsi="Times New Roman"/>
            <w:rPrChange w:id="1911" w:author="Author" w:date="2026-05-20T19:00:00Z" w16du:dateUtc="2026-05-20T11:00:00Z">
              <w:rPr>
                <w:rFonts w:ascii="Calibri" w:hAnsi="Calibri"/>
                <w:b/>
              </w:rPr>
            </w:rPrChange>
          </w:rPr>
          <w:delText>390 (88.8%) ended on the boss floor</w:delText>
        </w:r>
        <w:r w:rsidRPr="00F724C2" w:rsidDel="00B5627E">
          <w:rPr>
            <w:rFonts w:ascii="Times New Roman" w:hAnsi="Times New Roman"/>
            <w:rPrChange w:id="1912" w:author="Author" w:date="2026-05-20T19:00:00Z" w16du:dateUtc="2026-05-20T11:00:00Z">
              <w:rPr>
                <w:rFonts w:ascii="Calibri" w:hAnsi="Calibri"/>
              </w:rPr>
            </w:rPrChange>
          </w:rPr>
          <w:delText>, and another 39 ended on floor 9. Only 25 losses occurred across floors 1–8 combined. This concentration of failure at the final floor is the signature of a well-tuned end-game gate: hard enough to matter, learnable enough to be worth reaching.</w:delText>
        </w:r>
      </w:del>
      <w:ins w:id="1913" w:author="Author" w:date="2026-05-19T22:54:00Z" w16du:dateUtc="2026-05-19T14:54:00Z">
        <w:r w:rsidR="00B5627E" w:rsidRPr="00F724C2">
          <w:rPr>
            <w:rFonts w:ascii="Times New Roman" w:hAnsi="Times New Roman"/>
            <w:rPrChange w:id="1914" w:author="Author" w:date="2026-05-20T19:00:00Z" w16du:dateUtc="2026-05-20T11:00:00Z">
              <w:rPr>
                <w:rFonts w:eastAsia="宋体"/>
                <w:lang w:eastAsia="zh-CN"/>
              </w:rPr>
            </w:rPrChange>
          </w:rPr>
          <w:t xml:space="preserve">The </w:t>
        </w:r>
        <w:r w:rsidR="00B5627E" w:rsidRPr="00F724C2">
          <w:rPr>
            <w:rFonts w:ascii="Times New Roman" w:hAnsi="Times New Roman" w:hint="eastAsia"/>
            <w:rPrChange w:id="1915" w:author="Author" w:date="2026-05-20T19:00:00Z" w16du:dateUtc="2026-05-20T11:00:00Z">
              <w:rPr>
                <w:rFonts w:eastAsia="宋体" w:hint="eastAsia"/>
                <w:lang w:eastAsia="zh-CN"/>
              </w:rPr>
            </w:rPrChange>
          </w:rPr>
          <w:t>agent</w:t>
        </w:r>
        <w:r w:rsidR="00B5627E" w:rsidRPr="00F724C2">
          <w:rPr>
            <w:rFonts w:ascii="Times New Roman" w:hAnsi="Times New Roman"/>
            <w:rPrChange w:id="1916" w:author="Author" w:date="2026-05-20T19:00:00Z" w16du:dateUtc="2026-05-20T11:00:00Z">
              <w:rPr>
                <w:rFonts w:eastAsia="宋体"/>
                <w:lang w:eastAsia="zh-CN"/>
              </w:rPr>
            </w:rPrChange>
          </w:rPr>
          <w:t xml:space="preserve"> has a greater than 95% success rate in reaching every floor from Level 1 to Level 9, with a success rate as high as 99% for Levels 1 through 6, indicating that the early stages have been fully mastered. Of the 439 failures, 88.8% occurred on the boss floors, with almost no games ending in failure before reaching the boss. This suggests that the boss difficulty is perfectly balanced—challenging yet surmountable—making it a true end-game challenge.</w:t>
        </w:r>
      </w:ins>
    </w:p>
    <w:p w14:paraId="62AF9BF8" w14:textId="7BA84D24" w:rsidR="00B5627E" w:rsidRPr="006A47D3" w:rsidDel="00B5627E" w:rsidRDefault="00B5627E" w:rsidP="00B5627E">
      <w:pPr>
        <w:spacing w:after="120" w:line="280" w:lineRule="exact"/>
        <w:ind w:firstLine="283"/>
        <w:rPr>
          <w:del w:id="1917" w:author="Author" w:date="2026-05-19T22:54:00Z" w16du:dateUtc="2026-05-19T14:54:00Z"/>
          <w:rFonts w:ascii="Times New Roman" w:eastAsiaTheme="majorEastAsia" w:hAnsi="Times New Roman" w:cs="Times New Roman" w:hint="eastAsia"/>
          <w:rPrChange w:id="1918" w:author="Author" w:date="2026-05-20T19:35:00Z" w16du:dateUtc="2026-05-20T11:35:00Z">
            <w:rPr>
              <w:del w:id="1919" w:author="Author" w:date="2026-05-19T22:54:00Z" w16du:dateUtc="2026-05-19T14:54:00Z"/>
            </w:rPr>
          </w:rPrChange>
        </w:rPr>
      </w:pPr>
    </w:p>
    <w:p w14:paraId="3AE19A3D" w14:textId="77777777" w:rsidR="00D803EE" w:rsidRPr="006A47D3" w:rsidRDefault="00000000">
      <w:pPr>
        <w:pStyle w:val="21"/>
        <w:rPr>
          <w:rFonts w:ascii="Times New Roman" w:hAnsi="Times New Roman" w:cs="Times New Roman"/>
          <w:color w:val="auto"/>
          <w:rPrChange w:id="1920" w:author="Author" w:date="2026-05-20T19:35:00Z" w16du:dateUtc="2026-05-20T11:35:00Z">
            <w:rPr>
              <w:color w:val="595959" w:themeColor="text1" w:themeTint="A6"/>
            </w:rPr>
          </w:rPrChange>
        </w:rPr>
      </w:pPr>
      <w:r w:rsidRPr="006A47D3">
        <w:rPr>
          <w:rFonts w:ascii="Times New Roman" w:hAnsi="Times New Roman" w:cs="Times New Roman"/>
          <w:color w:val="auto"/>
          <w:rPrChange w:id="1921" w:author="Author" w:date="2026-05-20T19:35:00Z" w16du:dateUtc="2026-05-20T11:35:00Z">
            <w:rPr>
              <w:rFonts w:ascii="Calibri" w:hAnsi="Calibri"/>
              <w:color w:val="595959" w:themeColor="text1" w:themeTint="A6"/>
            </w:rPr>
          </w:rPrChange>
        </w:rPr>
        <w:t xml:space="preserve">6.4 </w:t>
      </w:r>
      <w:del w:id="1922" w:author="Author" w:date="2026-05-20T19:27:00Z" w16du:dateUtc="2026-05-20T11:27:00Z">
        <w:r w:rsidRPr="006A47D3" w:rsidDel="0028278E">
          <w:rPr>
            <w:rFonts w:ascii="Times New Roman" w:hAnsi="Times New Roman" w:cs="Times New Roman"/>
            <w:color w:val="auto"/>
            <w:rPrChange w:id="1923" w:author="Author" w:date="2026-05-20T19:35:00Z" w16du:dateUtc="2026-05-20T11:35: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1924" w:author="Author" w:date="2026-05-20T19:35:00Z" w16du:dateUtc="2026-05-20T11:35:00Z">
            <w:rPr>
              <w:rFonts w:ascii="Calibri" w:hAnsi="Calibri"/>
              <w:color w:val="595959" w:themeColor="text1" w:themeTint="A6"/>
            </w:rPr>
          </w:rPrChange>
        </w:rPr>
        <w:t>Resource Trajectories</w:t>
      </w:r>
    </w:p>
    <w:p w14:paraId="7B18DF8A" w14:textId="77777777" w:rsidR="003C5103" w:rsidRDefault="00000000" w:rsidP="003C5103">
      <w:pPr>
        <w:keepNext/>
        <w:spacing w:before="120" w:after="60"/>
        <w:jc w:val="center"/>
        <w:rPr>
          <w:ins w:id="1925" w:author="Author" w:date="2026-05-20T19:56:00Z" w16du:dateUtc="2026-05-20T11:56:00Z"/>
        </w:rPr>
        <w:pPrChange w:id="1926" w:author="Author" w:date="2026-05-20T19:56:00Z" w16du:dateUtc="2026-05-20T11:56:00Z">
          <w:pPr>
            <w:spacing w:before="120" w:after="60"/>
            <w:jc w:val="center"/>
          </w:pPr>
        </w:pPrChange>
      </w:pPr>
      <w:r>
        <w:rPr>
          <w:noProof/>
        </w:rPr>
        <w:drawing>
          <wp:inline distT="0" distB="0" distL="114300" distR="114300" wp14:anchorId="3DD4646E" wp14:editId="3594F1C0">
            <wp:extent cx="5162842" cy="2581421"/>
            <wp:effectExtent l="0" t="0" r="0" b="9525"/>
            <wp:docPr id="1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7"/>
                    <pic:cNvPicPr>
                      <a:picLocks noChangeAspect="1"/>
                    </pic:cNvPicPr>
                  </pic:nvPicPr>
                  <pic:blipFill>
                    <a:blip r:embed="rId14"/>
                    <a:stretch>
                      <a:fillRect/>
                    </a:stretch>
                  </pic:blipFill>
                  <pic:spPr>
                    <a:xfrm>
                      <a:off x="0" y="0"/>
                      <a:ext cx="5164708" cy="2582354"/>
                    </a:xfrm>
                    <a:prstGeom prst="rect">
                      <a:avLst/>
                    </a:prstGeom>
                  </pic:spPr>
                </pic:pic>
              </a:graphicData>
            </a:graphic>
          </wp:inline>
        </w:drawing>
      </w:r>
    </w:p>
    <w:p w14:paraId="7BE6F624" w14:textId="0B536E40" w:rsidR="00D803EE" w:rsidRPr="003C5103" w:rsidRDefault="003C5103" w:rsidP="003C5103">
      <w:pPr>
        <w:spacing w:before="40"/>
        <w:jc w:val="center"/>
        <w:rPr>
          <w:rFonts w:asciiTheme="majorHAnsi" w:hAnsiTheme="majorHAnsi" w:cstheme="majorHAnsi" w:hint="eastAsia"/>
          <w:sz w:val="20"/>
          <w:szCs w:val="20"/>
          <w:rPrChange w:id="1927" w:author="Author" w:date="2026-05-20T19:57:00Z" w16du:dateUtc="2026-05-20T11:57:00Z">
            <w:rPr/>
          </w:rPrChange>
        </w:rPr>
        <w:pPrChange w:id="1928" w:author="Author" w:date="2026-05-20T19:57:00Z" w16du:dateUtc="2026-05-20T11:57:00Z">
          <w:pPr>
            <w:spacing w:before="120" w:after="60"/>
            <w:jc w:val="center"/>
          </w:pPr>
        </w:pPrChange>
      </w:pPr>
      <w:ins w:id="1929" w:author="Author" w:date="2026-05-20T19:56:00Z" w16du:dateUtc="2026-05-20T11:56:00Z">
        <w:r w:rsidRPr="003C5103">
          <w:rPr>
            <w:rFonts w:asciiTheme="majorHAnsi" w:hAnsiTheme="majorHAnsi" w:cstheme="majorHAnsi"/>
            <w:sz w:val="20"/>
            <w:szCs w:val="20"/>
            <w:rPrChange w:id="1930" w:author="Author" w:date="2026-05-20T19:57:00Z" w16du:dateUtc="2026-05-20T11:57:00Z">
              <w:rPr/>
            </w:rPrChange>
          </w:rPr>
          <w:t xml:space="preserve">Figure </w:t>
        </w:r>
        <w:r w:rsidRPr="003C5103">
          <w:rPr>
            <w:rFonts w:asciiTheme="majorHAnsi" w:hAnsiTheme="majorHAnsi" w:cstheme="majorHAnsi"/>
            <w:sz w:val="20"/>
            <w:szCs w:val="20"/>
            <w:rPrChange w:id="1931" w:author="Author" w:date="2026-05-20T19:57:00Z" w16du:dateUtc="2026-05-20T11:57:00Z">
              <w:rPr/>
            </w:rPrChange>
          </w:rPr>
          <w:fldChar w:fldCharType="begin"/>
        </w:r>
        <w:r w:rsidRPr="003C5103">
          <w:rPr>
            <w:rFonts w:asciiTheme="majorHAnsi" w:hAnsiTheme="majorHAnsi" w:cstheme="majorHAnsi"/>
            <w:sz w:val="20"/>
            <w:szCs w:val="20"/>
            <w:rPrChange w:id="1932" w:author="Author" w:date="2026-05-20T19:57:00Z" w16du:dateUtc="2026-05-20T11:57:00Z">
              <w:rPr/>
            </w:rPrChange>
          </w:rPr>
          <w:instrText xml:space="preserve"> SEQ Figure \* ARABIC </w:instrText>
        </w:r>
      </w:ins>
      <w:r w:rsidRPr="003C5103">
        <w:rPr>
          <w:rFonts w:asciiTheme="majorHAnsi" w:hAnsiTheme="majorHAnsi" w:cstheme="majorHAnsi"/>
          <w:sz w:val="20"/>
          <w:szCs w:val="20"/>
          <w:rPrChange w:id="1933" w:author="Author" w:date="2026-05-20T19:57:00Z" w16du:dateUtc="2026-05-20T11:57:00Z">
            <w:rPr/>
          </w:rPrChange>
        </w:rPr>
        <w:fldChar w:fldCharType="separate"/>
      </w:r>
      <w:ins w:id="1934" w:author="Author" w:date="2026-05-20T19:56:00Z" w16du:dateUtc="2026-05-20T11:56:00Z">
        <w:r w:rsidRPr="003C5103">
          <w:rPr>
            <w:rFonts w:asciiTheme="majorHAnsi" w:hAnsiTheme="majorHAnsi" w:cstheme="majorHAnsi"/>
            <w:sz w:val="20"/>
            <w:szCs w:val="20"/>
            <w:rPrChange w:id="1935" w:author="Author" w:date="2026-05-20T19:57:00Z" w16du:dateUtc="2026-05-20T11:57:00Z">
              <w:rPr>
                <w:noProof/>
              </w:rPr>
            </w:rPrChange>
          </w:rPr>
          <w:t>7</w:t>
        </w:r>
        <w:r w:rsidRPr="003C5103">
          <w:rPr>
            <w:rFonts w:asciiTheme="majorHAnsi" w:hAnsiTheme="majorHAnsi" w:cstheme="majorHAnsi"/>
            <w:sz w:val="20"/>
            <w:szCs w:val="20"/>
            <w:rPrChange w:id="1936" w:author="Author" w:date="2026-05-20T19:57:00Z" w16du:dateUtc="2026-05-20T11:57:00Z">
              <w:rPr/>
            </w:rPrChange>
          </w:rPr>
          <w:fldChar w:fldCharType="end"/>
        </w:r>
        <w:r w:rsidRPr="003C5103">
          <w:rPr>
            <w:rFonts w:asciiTheme="majorHAnsi" w:hAnsiTheme="majorHAnsi" w:cstheme="majorHAnsi" w:hint="eastAsia"/>
            <w:sz w:val="20"/>
            <w:szCs w:val="20"/>
            <w:rPrChange w:id="1937" w:author="Author" w:date="2026-05-20T19:57:00Z" w16du:dateUtc="2026-05-20T11:57:00Z">
              <w:rPr>
                <w:rFonts w:eastAsia="宋体" w:hint="eastAsia"/>
                <w:lang w:eastAsia="zh-CN"/>
              </w:rPr>
            </w:rPrChange>
          </w:rPr>
          <w:t xml:space="preserve">.  </w:t>
        </w:r>
        <w:r w:rsidRPr="003C5103">
          <w:rPr>
            <w:rFonts w:asciiTheme="majorHAnsi" w:hAnsiTheme="majorHAnsi" w:cstheme="majorHAnsi"/>
            <w:sz w:val="20"/>
            <w:szCs w:val="20"/>
            <w:rPrChange w:id="1938" w:author="Author" w:date="2026-05-20T19:57:00Z" w16du:dateUtc="2026-05-20T11:57:00Z">
              <w:rPr>
                <w:rFonts w:ascii="Calibri" w:hAnsi="Calibri"/>
                <w:i/>
                <w:color w:val="555555"/>
                <w:sz w:val="20"/>
              </w:rPr>
            </w:rPrChange>
          </w:rPr>
          <w:t>Average player HP (red) and SAN (purple) per floor, mean ± 1σ over 1,000 episodes</w:t>
        </w:r>
      </w:ins>
    </w:p>
    <w:p w14:paraId="667DB711" w14:textId="37F81802" w:rsidR="00D803EE" w:rsidRPr="0028278E" w:rsidDel="003C5103" w:rsidRDefault="00000000">
      <w:pPr>
        <w:spacing w:before="40"/>
        <w:jc w:val="center"/>
        <w:rPr>
          <w:del w:id="1939" w:author="Author" w:date="2026-05-20T19:56:00Z" w16du:dateUtc="2026-05-20T11:56:00Z"/>
          <w:rFonts w:eastAsia="宋体" w:hint="eastAsia"/>
          <w:lang w:eastAsia="zh-CN"/>
          <w:rPrChange w:id="1940" w:author="Author" w:date="2026-05-20T19:25:00Z" w16du:dateUtc="2026-05-20T11:25:00Z">
            <w:rPr>
              <w:del w:id="1941" w:author="Author" w:date="2026-05-20T19:56:00Z" w16du:dateUtc="2026-05-20T11:56:00Z"/>
            </w:rPr>
          </w:rPrChange>
        </w:rPr>
      </w:pPr>
      <w:del w:id="1942" w:author="Author" w:date="2026-05-20T19:56:00Z" w16du:dateUtc="2026-05-20T11:56:00Z">
        <w:r w:rsidDel="003C5103">
          <w:rPr>
            <w:rFonts w:ascii="Calibri" w:hAnsi="Calibri"/>
            <w:i/>
            <w:color w:val="555555"/>
            <w:sz w:val="20"/>
          </w:rPr>
          <w:delText>Figure 7. Average player HP (red) and SAN (purple) per floor, mean ± 1σ over 1,000 episodes</w:delText>
        </w:r>
      </w:del>
      <w:del w:id="1943" w:author="Author" w:date="2026-05-20T19:25:00Z" w16du:dateUtc="2026-05-20T11:25:00Z">
        <w:r w:rsidDel="0028278E">
          <w:rPr>
            <w:rFonts w:ascii="Calibri" w:hAnsi="Calibri"/>
            <w:i/>
            <w:color w:val="555555"/>
            <w:sz w:val="20"/>
          </w:rPr>
          <w:delText>.</w:delText>
        </w:r>
      </w:del>
    </w:p>
    <w:p w14:paraId="1047415F" w14:textId="4AF2B21B" w:rsidR="00F71391" w:rsidRPr="00F724C2" w:rsidRDefault="00AF280C" w:rsidP="0028278E">
      <w:pPr>
        <w:spacing w:after="0" w:line="300" w:lineRule="exact"/>
        <w:ind w:firstLine="284"/>
        <w:jc w:val="both"/>
        <w:rPr>
          <w:ins w:id="1944" w:author="Author" w:date="2026-05-19T23:08:00Z" w16du:dateUtc="2026-05-19T15:08:00Z"/>
          <w:rFonts w:ascii="Times New Roman" w:hAnsi="Times New Roman" w:hint="eastAsia"/>
          <w:rPrChange w:id="1945" w:author="Author" w:date="2026-05-20T19:00:00Z" w16du:dateUtc="2026-05-20T11:00:00Z">
            <w:rPr>
              <w:ins w:id="1946" w:author="Author" w:date="2026-05-19T23:08:00Z" w16du:dateUtc="2026-05-19T15:08:00Z"/>
              <w:rFonts w:ascii="Calibri" w:eastAsia="宋体" w:hAnsi="Calibri" w:hint="eastAsia"/>
              <w:lang w:eastAsia="zh-CN"/>
            </w:rPr>
          </w:rPrChange>
        </w:rPr>
        <w:pPrChange w:id="1947" w:author="Author" w:date="2026-05-20T19:25:00Z" w16du:dateUtc="2026-05-20T11:25:00Z">
          <w:pPr>
            <w:spacing w:after="80" w:line="280" w:lineRule="exact"/>
            <w:ind w:firstLine="283"/>
          </w:pPr>
        </w:pPrChange>
      </w:pPr>
      <w:ins w:id="1948" w:author="Author" w:date="2026-05-19T23:15:00Z" w16du:dateUtc="2026-05-19T15:15:00Z">
        <w:r w:rsidRPr="00F724C2">
          <w:rPr>
            <w:rFonts w:ascii="Times New Roman" w:hAnsi="Times New Roman" w:hint="eastAsia"/>
            <w:rPrChange w:id="1949" w:author="Author" w:date="2026-05-20T19:00:00Z" w16du:dateUtc="2026-05-20T11:00:00Z">
              <w:rPr>
                <w:rFonts w:ascii="Calibri" w:eastAsia="宋体" w:hAnsi="Calibri" w:hint="eastAsia"/>
                <w:lang w:eastAsia="zh-CN"/>
              </w:rPr>
            </w:rPrChange>
          </w:rPr>
          <w:t>There are t</w:t>
        </w:r>
      </w:ins>
      <w:ins w:id="1950" w:author="Author" w:date="2026-05-19T23:08:00Z" w16du:dateUtc="2026-05-19T15:08:00Z">
        <w:r w:rsidR="00F71391" w:rsidRPr="00F724C2">
          <w:rPr>
            <w:rFonts w:ascii="Times New Roman" w:hAnsi="Times New Roman"/>
            <w:rPrChange w:id="1951" w:author="Author" w:date="2026-05-20T19:00:00Z" w16du:dateUtc="2026-05-20T11:00:00Z">
              <w:rPr>
                <w:rFonts w:ascii="Calibri" w:eastAsia="宋体" w:hAnsi="Calibri"/>
                <w:lang w:eastAsia="zh-CN"/>
              </w:rPr>
            </w:rPrChange>
          </w:rPr>
          <w:t xml:space="preserve">hree </w:t>
        </w:r>
      </w:ins>
      <w:ins w:id="1952" w:author="Author" w:date="2026-05-19T23:16:00Z" w16du:dateUtc="2026-05-19T15:16:00Z">
        <w:r w:rsidRPr="00F724C2">
          <w:rPr>
            <w:rFonts w:ascii="Times New Roman" w:hAnsi="Times New Roman"/>
            <w:rPrChange w:id="1953" w:author="Author" w:date="2026-05-20T19:00:00Z" w16du:dateUtc="2026-05-20T11:00:00Z">
              <w:rPr>
                <w:rFonts w:ascii="Calibri" w:hAnsi="Calibri"/>
              </w:rPr>
            </w:rPrChange>
          </w:rPr>
          <w:t>observations</w:t>
        </w:r>
      </w:ins>
      <w:ins w:id="1954" w:author="Author" w:date="2026-05-19T23:08:00Z" w16du:dateUtc="2026-05-19T15:08:00Z">
        <w:r w:rsidR="00F71391" w:rsidRPr="00F724C2">
          <w:rPr>
            <w:rFonts w:ascii="Times New Roman" w:hAnsi="Times New Roman"/>
            <w:rPrChange w:id="1955" w:author="Author" w:date="2026-05-20T19:00:00Z" w16du:dateUtc="2026-05-20T11:00:00Z">
              <w:rPr>
                <w:rFonts w:ascii="Calibri" w:eastAsia="宋体" w:hAnsi="Calibri"/>
                <w:lang w:eastAsia="zh-CN"/>
              </w:rPr>
            </w:rPrChange>
          </w:rPr>
          <w:t xml:space="preserve"> can be </w:t>
        </w:r>
      </w:ins>
      <w:ins w:id="1956" w:author="Author" w:date="2026-05-19T23:16:00Z" w16du:dateUtc="2026-05-19T15:16:00Z">
        <w:r w:rsidRPr="00F724C2">
          <w:rPr>
            <w:rFonts w:ascii="Times New Roman" w:hAnsi="Times New Roman"/>
            <w:rPrChange w:id="1957" w:author="Author" w:date="2026-05-20T19:00:00Z" w16du:dateUtc="2026-05-20T11:00:00Z">
              <w:rPr>
                <w:rFonts w:ascii="Calibri" w:eastAsia="宋体" w:hAnsi="Calibri"/>
                <w:lang w:eastAsia="zh-CN"/>
              </w:rPr>
            </w:rPrChange>
          </w:rPr>
          <w:t>drawn from</w:t>
        </w:r>
      </w:ins>
      <w:ins w:id="1958" w:author="Author" w:date="2026-05-19T23:08:00Z" w16du:dateUtc="2026-05-19T15:08:00Z">
        <w:r w:rsidR="00F71391" w:rsidRPr="00F724C2">
          <w:rPr>
            <w:rFonts w:ascii="Times New Roman" w:hAnsi="Times New Roman"/>
            <w:rPrChange w:id="1959" w:author="Author" w:date="2026-05-20T19:00:00Z" w16du:dateUtc="2026-05-20T11:00:00Z">
              <w:rPr>
                <w:rFonts w:ascii="Calibri" w:eastAsia="宋体" w:hAnsi="Calibri"/>
                <w:lang w:eastAsia="zh-CN"/>
              </w:rPr>
            </w:rPrChange>
          </w:rPr>
          <w:t xml:space="preserve"> the resource change curve</w:t>
        </w:r>
      </w:ins>
      <w:ins w:id="1960" w:author="Author" w:date="2026-05-19T23:16:00Z" w16du:dateUtc="2026-05-19T15:16:00Z">
        <w:r w:rsidRPr="00F724C2">
          <w:rPr>
            <w:rFonts w:ascii="Times New Roman" w:hAnsi="Times New Roman" w:hint="eastAsia"/>
            <w:rPrChange w:id="1961" w:author="Author" w:date="2026-05-20T19:00:00Z" w16du:dateUtc="2026-05-20T11:00:00Z">
              <w:rPr>
                <w:rFonts w:ascii="Calibri" w:eastAsia="宋体" w:hAnsi="Calibri" w:hint="eastAsia"/>
                <w:lang w:eastAsia="zh-CN"/>
              </w:rPr>
            </w:rPrChange>
          </w:rPr>
          <w:t>.</w:t>
        </w:r>
      </w:ins>
    </w:p>
    <w:p w14:paraId="57785FA8" w14:textId="0D1C2C12" w:rsidR="00F71391" w:rsidRPr="00F724C2" w:rsidRDefault="00F71391" w:rsidP="0028278E">
      <w:pPr>
        <w:spacing w:after="0" w:line="300" w:lineRule="exact"/>
        <w:ind w:firstLine="284"/>
        <w:jc w:val="both"/>
        <w:rPr>
          <w:ins w:id="1962" w:author="Author" w:date="2026-05-19T23:08:00Z" w16du:dateUtc="2026-05-19T15:08:00Z"/>
          <w:rFonts w:ascii="Times New Roman" w:hAnsi="Times New Roman" w:hint="eastAsia"/>
          <w:rPrChange w:id="1963" w:author="Author" w:date="2026-05-20T19:00:00Z" w16du:dateUtc="2026-05-20T11:00:00Z">
            <w:rPr>
              <w:ins w:id="1964" w:author="Author" w:date="2026-05-19T23:08:00Z" w16du:dateUtc="2026-05-19T15:08:00Z"/>
              <w:rFonts w:ascii="Calibri" w:eastAsia="宋体" w:hAnsi="Calibri" w:hint="eastAsia"/>
              <w:lang w:eastAsia="zh-CN"/>
            </w:rPr>
          </w:rPrChange>
        </w:rPr>
        <w:pPrChange w:id="1965" w:author="Author" w:date="2026-05-20T19:25:00Z" w16du:dateUtc="2026-05-20T11:25:00Z">
          <w:pPr>
            <w:spacing w:after="80" w:line="280" w:lineRule="exact"/>
            <w:ind w:firstLine="283"/>
          </w:pPr>
        </w:pPrChange>
      </w:pPr>
      <w:ins w:id="1966" w:author="Author" w:date="2026-05-19T23:08:00Z" w16du:dateUtc="2026-05-19T15:08:00Z">
        <w:r w:rsidRPr="00F724C2">
          <w:rPr>
            <w:rFonts w:ascii="Times New Roman" w:hAnsi="Times New Roman"/>
            <w:rPrChange w:id="1967" w:author="Author" w:date="2026-05-20T19:00:00Z" w16du:dateUtc="2026-05-20T11:00:00Z">
              <w:rPr>
                <w:rFonts w:ascii="Calibri" w:eastAsia="宋体" w:hAnsi="Calibri"/>
                <w:lang w:eastAsia="zh-CN"/>
              </w:rPr>
            </w:rPrChange>
          </w:rPr>
          <w:t>First, HP loss follows a distinct two-stage pattern</w:t>
        </w:r>
      </w:ins>
      <w:ins w:id="1968" w:author="Author" w:date="2026-05-19T23:09:00Z" w16du:dateUtc="2026-05-19T15:09:00Z">
        <w:r w:rsidRPr="00F724C2">
          <w:rPr>
            <w:rFonts w:ascii="Times New Roman" w:hAnsi="Times New Roman" w:hint="eastAsia"/>
            <w:rPrChange w:id="1969" w:author="Author" w:date="2026-05-20T19:00:00Z" w16du:dateUtc="2026-05-20T11:00:00Z">
              <w:rPr>
                <w:rFonts w:ascii="Calibri" w:eastAsia="宋体" w:hAnsi="Calibri" w:hint="eastAsia"/>
                <w:lang w:eastAsia="zh-CN"/>
              </w:rPr>
            </w:rPrChange>
          </w:rPr>
          <w:t>.</w:t>
        </w:r>
      </w:ins>
      <w:ins w:id="1970" w:author="Author" w:date="2026-05-19T23:10:00Z" w16du:dateUtc="2026-05-19T15:10:00Z">
        <w:r w:rsidRPr="00F724C2">
          <w:rPr>
            <w:rFonts w:ascii="Times New Roman" w:hAnsi="Times New Roman" w:hint="eastAsia"/>
            <w:rPrChange w:id="1971" w:author="Author" w:date="2026-05-20T19:00:00Z" w16du:dateUtc="2026-05-20T11:00:00Z">
              <w:rPr>
                <w:rFonts w:ascii="Calibri" w:eastAsia="宋体" w:hAnsi="Calibri" w:hint="eastAsia"/>
                <w:lang w:eastAsia="zh-CN"/>
              </w:rPr>
            </w:rPrChange>
          </w:rPr>
          <w:t xml:space="preserve"> F</w:t>
        </w:r>
      </w:ins>
      <w:ins w:id="1972" w:author="Author" w:date="2026-05-19T23:08:00Z" w16du:dateUtc="2026-05-19T15:08:00Z">
        <w:r w:rsidRPr="00F724C2">
          <w:rPr>
            <w:rFonts w:ascii="Times New Roman" w:hAnsi="Times New Roman"/>
            <w:rPrChange w:id="1973" w:author="Author" w:date="2026-05-20T19:00:00Z" w16du:dateUtc="2026-05-20T11:00:00Z">
              <w:rPr>
                <w:rFonts w:ascii="Calibri" w:eastAsia="宋体" w:hAnsi="Calibri"/>
                <w:lang w:eastAsia="zh-CN"/>
              </w:rPr>
            </w:rPrChange>
          </w:rPr>
          <w:t>rom levels 1 to 6, HP drops by only 2 to 3 points per level; from levels 7 to 9, due to stronger enemies and the cumulative effects of rules, HP loss accelerates to 5 to 7 points per level. There is a slight HP recovery before entering the boss level, which appears as a small step on the curve.</w:t>
        </w:r>
      </w:ins>
    </w:p>
    <w:p w14:paraId="0A319A0F" w14:textId="68946777" w:rsidR="00F71391" w:rsidRPr="00F724C2" w:rsidRDefault="00F71391" w:rsidP="0028278E">
      <w:pPr>
        <w:spacing w:after="0" w:line="300" w:lineRule="exact"/>
        <w:ind w:firstLine="284"/>
        <w:jc w:val="both"/>
        <w:rPr>
          <w:ins w:id="1974" w:author="Author" w:date="2026-05-19T23:08:00Z" w16du:dateUtc="2026-05-19T15:08:00Z"/>
          <w:rFonts w:ascii="Times New Roman" w:hAnsi="Times New Roman" w:hint="eastAsia"/>
          <w:rPrChange w:id="1975" w:author="Author" w:date="2026-05-20T19:00:00Z" w16du:dateUtc="2026-05-20T11:00:00Z">
            <w:rPr>
              <w:ins w:id="1976" w:author="Author" w:date="2026-05-19T23:08:00Z" w16du:dateUtc="2026-05-19T15:08:00Z"/>
              <w:rFonts w:ascii="Calibri" w:eastAsia="宋体" w:hAnsi="Calibri" w:hint="eastAsia"/>
              <w:lang w:eastAsia="zh-CN"/>
            </w:rPr>
          </w:rPrChange>
        </w:rPr>
        <w:pPrChange w:id="1977" w:author="Author" w:date="2026-05-20T19:25:00Z" w16du:dateUtc="2026-05-20T11:25:00Z">
          <w:pPr>
            <w:spacing w:after="80" w:line="280" w:lineRule="exact"/>
            <w:ind w:firstLine="283"/>
          </w:pPr>
        </w:pPrChange>
      </w:pPr>
      <w:ins w:id="1978" w:author="Author" w:date="2026-05-19T23:08:00Z" w16du:dateUtc="2026-05-19T15:08:00Z">
        <w:r w:rsidRPr="00F724C2">
          <w:rPr>
            <w:rFonts w:ascii="Times New Roman" w:hAnsi="Times New Roman"/>
            <w:rPrChange w:id="1979" w:author="Author" w:date="2026-05-20T19:00:00Z" w16du:dateUtc="2026-05-20T11:00:00Z">
              <w:rPr>
                <w:rFonts w:ascii="Calibri" w:eastAsia="宋体" w:hAnsi="Calibri"/>
                <w:lang w:eastAsia="zh-CN"/>
              </w:rPr>
            </w:rPrChange>
          </w:rPr>
          <w:t>Second, SAN decreases very slowly throughout the game, remaining far more stable than HP. This suggests that the agent has actively learned to avoid cards that consume SAN</w:t>
        </w:r>
      </w:ins>
      <w:ins w:id="1980" w:author="Author" w:date="2026-05-19T23:12:00Z" w16du:dateUtc="2026-05-19T15:12:00Z">
        <w:r w:rsidR="00AF280C" w:rsidRPr="00F724C2">
          <w:rPr>
            <w:rFonts w:ascii="Times New Roman" w:hAnsi="Times New Roman" w:hint="eastAsia"/>
            <w:rPrChange w:id="1981" w:author="Author" w:date="2026-05-20T19:00:00Z" w16du:dateUtc="2026-05-20T11:00:00Z">
              <w:rPr>
                <w:rFonts w:ascii="Calibri" w:eastAsia="宋体" w:hAnsi="Calibri" w:hint="eastAsia"/>
                <w:lang w:eastAsia="zh-CN"/>
              </w:rPr>
            </w:rPrChange>
          </w:rPr>
          <w:t xml:space="preserve">. This </w:t>
        </w:r>
      </w:ins>
      <w:ins w:id="1982" w:author="Author" w:date="2026-05-19T23:08:00Z" w16du:dateUtc="2026-05-19T15:08:00Z">
        <w:r w:rsidRPr="00F724C2">
          <w:rPr>
            <w:rFonts w:ascii="Times New Roman" w:hAnsi="Times New Roman"/>
            <w:rPrChange w:id="1983" w:author="Author" w:date="2026-05-20T19:00:00Z" w16du:dateUtc="2026-05-20T11:00:00Z">
              <w:rPr>
                <w:rFonts w:ascii="Calibri" w:eastAsia="宋体" w:hAnsi="Calibri"/>
                <w:lang w:eastAsia="zh-CN"/>
              </w:rPr>
            </w:rPrChange>
          </w:rPr>
          <w:t xml:space="preserve">finding </w:t>
        </w:r>
      </w:ins>
      <w:ins w:id="1984" w:author="Author" w:date="2026-05-19T23:12:00Z" w16du:dateUtc="2026-05-19T15:12:00Z">
        <w:r w:rsidR="00AF280C" w:rsidRPr="00F724C2">
          <w:rPr>
            <w:rFonts w:ascii="Times New Roman" w:hAnsi="Times New Roman" w:hint="eastAsia"/>
            <w:rPrChange w:id="1985" w:author="Author" w:date="2026-05-20T19:00:00Z" w16du:dateUtc="2026-05-20T11:00:00Z">
              <w:rPr>
                <w:rFonts w:ascii="Calibri" w:eastAsia="宋体" w:hAnsi="Calibri" w:hint="eastAsia"/>
                <w:lang w:eastAsia="zh-CN"/>
              </w:rPr>
            </w:rPrChange>
          </w:rPr>
          <w:t xml:space="preserve">is </w:t>
        </w:r>
      </w:ins>
      <w:ins w:id="1986" w:author="Author" w:date="2026-05-19T23:08:00Z" w16du:dateUtc="2026-05-19T15:08:00Z">
        <w:r w:rsidRPr="00F724C2">
          <w:rPr>
            <w:rFonts w:ascii="Times New Roman" w:hAnsi="Times New Roman"/>
            <w:rPrChange w:id="1987" w:author="Author" w:date="2026-05-20T19:00:00Z" w16du:dateUtc="2026-05-20T11:00:00Z">
              <w:rPr>
                <w:rFonts w:ascii="Calibri" w:eastAsia="宋体" w:hAnsi="Calibri"/>
                <w:lang w:eastAsia="zh-CN"/>
              </w:rPr>
            </w:rPrChange>
          </w:rPr>
          <w:t>corroborated by the card usage statistics, which show that “Black Whisper” and “Nameless Kiss” are almost never played.</w:t>
        </w:r>
      </w:ins>
    </w:p>
    <w:p w14:paraId="7FE4E7E8" w14:textId="42041F1B" w:rsidR="00D803EE" w:rsidRPr="00F724C2" w:rsidDel="00546D2D" w:rsidRDefault="00F71391" w:rsidP="0028278E">
      <w:pPr>
        <w:pStyle w:val="21"/>
        <w:spacing w:line="300" w:lineRule="exact"/>
        <w:ind w:firstLine="284"/>
        <w:jc w:val="both"/>
        <w:rPr>
          <w:del w:id="1988" w:author="Author" w:date="2026-05-19T23:16:00Z" w16du:dateUtc="2026-05-19T15:16:00Z"/>
          <w:rFonts w:ascii="Times New Roman" w:eastAsiaTheme="minorEastAsia" w:hAnsi="Times New Roman"/>
          <w:rPrChange w:id="1989" w:author="Author" w:date="2026-05-20T19:00:00Z" w16du:dateUtc="2026-05-20T11:00:00Z">
            <w:rPr>
              <w:del w:id="1990" w:author="Author" w:date="2026-05-19T23:16:00Z" w16du:dateUtc="2026-05-19T15:16:00Z"/>
              <w:rFonts w:ascii="Calibri" w:eastAsia="宋体" w:hAnsi="Calibri"/>
              <w:lang w:eastAsia="zh-CN"/>
            </w:rPr>
          </w:rPrChange>
        </w:rPr>
        <w:pPrChange w:id="1991" w:author="Author" w:date="2026-05-20T19:25:00Z" w16du:dateUtc="2026-05-20T11:25:00Z">
          <w:pPr>
            <w:pStyle w:val="21"/>
          </w:pPr>
        </w:pPrChange>
      </w:pPr>
      <w:ins w:id="1992" w:author="Author" w:date="2026-05-19T23:08:00Z" w16du:dateUtc="2026-05-19T15:08:00Z">
        <w:r w:rsidRPr="00F724C2">
          <w:rPr>
            <w:rFonts w:ascii="Times New Roman" w:eastAsiaTheme="minorEastAsia" w:hAnsi="Times New Roman"/>
            <w:rPrChange w:id="1993" w:author="Author" w:date="2026-05-20T19:00:00Z" w16du:dateUtc="2026-05-20T11:00:00Z">
              <w:rPr>
                <w:rFonts w:ascii="Calibri" w:eastAsia="宋体" w:hAnsi="Calibri"/>
                <w:lang w:eastAsia="zh-CN"/>
              </w:rPr>
            </w:rPrChange>
          </w:rPr>
          <w:t xml:space="preserve">Third, the range of HP fluctuations suddenly widens significantly on the 10th floor. This is because the outcome of the boss battle is binary: winning leaves a significant amount of HP remaining, while losing results in HP being reduced to zero immediately. In contrast, the fluctuation range remained narrow throughout the earlier floors, indicating that the </w:t>
        </w:r>
      </w:ins>
      <w:ins w:id="1994" w:author="Author" w:date="2026-05-19T23:15:00Z" w16du:dateUtc="2026-05-19T15:15:00Z">
        <w:r w:rsidR="00AF280C" w:rsidRPr="00F724C2">
          <w:rPr>
            <w:rFonts w:ascii="Times New Roman" w:eastAsiaTheme="minorEastAsia" w:hAnsi="Times New Roman"/>
            <w:b w:val="0"/>
            <w:sz w:val="22"/>
            <w:rPrChange w:id="1995" w:author="Author" w:date="2026-05-20T19:00:00Z" w16du:dateUtc="2026-05-20T11:00:00Z">
              <w:rPr>
                <w:rFonts w:ascii="Calibri" w:hAnsi="Calibri"/>
                <w:b w:val="0"/>
                <w:sz w:val="22"/>
              </w:rPr>
            </w:rPrChange>
          </w:rPr>
          <w:t>early-game policy</w:t>
        </w:r>
      </w:ins>
      <w:ins w:id="1996" w:author="Author" w:date="2026-05-19T23:08:00Z" w16du:dateUtc="2026-05-19T15:08:00Z">
        <w:r w:rsidRPr="00F724C2">
          <w:rPr>
            <w:rFonts w:ascii="Times New Roman" w:eastAsiaTheme="minorEastAsia" w:hAnsi="Times New Roman"/>
            <w:rPrChange w:id="1997" w:author="Author" w:date="2026-05-20T19:00:00Z" w16du:dateUtc="2026-05-20T11:00:00Z">
              <w:rPr>
                <w:rFonts w:ascii="Calibri" w:eastAsia="宋体" w:hAnsi="Calibri"/>
                <w:lang w:eastAsia="zh-CN"/>
              </w:rPr>
            </w:rPrChange>
          </w:rPr>
          <w:t xml:space="preserve"> was already highly stable.</w:t>
        </w:r>
      </w:ins>
      <w:del w:id="1998" w:author="Author" w:date="2026-05-19T23:16:00Z" w16du:dateUtc="2026-05-19T15:16:00Z">
        <w:r w:rsidR="00000000" w:rsidRPr="00F724C2" w:rsidDel="00AF280C">
          <w:rPr>
            <w:rFonts w:ascii="Times New Roman" w:eastAsiaTheme="minorEastAsia" w:hAnsi="Times New Roman"/>
            <w:b w:val="0"/>
            <w:sz w:val="22"/>
            <w:rPrChange w:id="1999" w:author="Author" w:date="2026-05-20T19:00:00Z" w16du:dateUtc="2026-05-20T11:00:00Z">
              <w:rPr>
                <w:rFonts w:ascii="Calibri" w:hAnsi="Calibri"/>
                <w:b w:val="0"/>
                <w:sz w:val="22"/>
              </w:rPr>
            </w:rPrChange>
          </w:rPr>
          <w:delText>Three observations stand out:</w:delText>
        </w:r>
      </w:del>
    </w:p>
    <w:p w14:paraId="3A9A93BE" w14:textId="77777777" w:rsidR="00546D2D" w:rsidRPr="00F724C2" w:rsidRDefault="00546D2D" w:rsidP="0028278E">
      <w:pPr>
        <w:spacing w:after="0" w:line="300" w:lineRule="exact"/>
        <w:ind w:firstLine="284"/>
        <w:jc w:val="both"/>
        <w:rPr>
          <w:ins w:id="2000" w:author="Author" w:date="2026-05-20T01:24:00Z" w16du:dateUtc="2026-05-19T17:24:00Z"/>
          <w:rFonts w:ascii="Times New Roman" w:hAnsi="Times New Roman" w:hint="eastAsia"/>
          <w:rPrChange w:id="2001" w:author="Author" w:date="2026-05-20T19:00:00Z" w16du:dateUtc="2026-05-20T11:00:00Z">
            <w:rPr>
              <w:ins w:id="2002" w:author="Author" w:date="2026-05-20T01:24:00Z" w16du:dateUtc="2026-05-19T17:24:00Z"/>
            </w:rPr>
          </w:rPrChange>
        </w:rPr>
        <w:pPrChange w:id="2003" w:author="Author" w:date="2026-05-20T19:25:00Z" w16du:dateUtc="2026-05-20T11:25:00Z">
          <w:pPr>
            <w:spacing w:after="80" w:line="280" w:lineRule="exact"/>
            <w:ind w:firstLine="283"/>
          </w:pPr>
        </w:pPrChange>
      </w:pPr>
    </w:p>
    <w:p w14:paraId="0BA19C3B" w14:textId="0C248DDF" w:rsidR="00D803EE" w:rsidRPr="006A47D3" w:rsidDel="00AF280C" w:rsidRDefault="00000000">
      <w:pPr>
        <w:pStyle w:val="a"/>
        <w:spacing w:after="80" w:line="280" w:lineRule="exact"/>
        <w:ind w:left="520" w:hanging="520"/>
        <w:rPr>
          <w:del w:id="2004" w:author="Author" w:date="2026-05-19T23:16:00Z" w16du:dateUtc="2026-05-19T15:16:00Z"/>
          <w:rFonts w:ascii="Times New Roman" w:hAnsi="Times New Roman" w:cs="Times New Roman"/>
          <w:rPrChange w:id="2005" w:author="Author" w:date="2026-05-20T19:35:00Z" w16du:dateUtc="2026-05-20T11:35:00Z">
            <w:rPr>
              <w:del w:id="2006" w:author="Author" w:date="2026-05-19T23:16:00Z" w16du:dateUtc="2026-05-19T15:16:00Z"/>
            </w:rPr>
          </w:rPrChange>
        </w:rPr>
      </w:pPr>
      <w:del w:id="2007" w:author="Author" w:date="2026-05-19T23:16:00Z" w16du:dateUtc="2026-05-19T15:16:00Z">
        <w:r w:rsidRPr="006A47D3" w:rsidDel="00AF280C">
          <w:rPr>
            <w:rFonts w:ascii="Times New Roman" w:hAnsi="Times New Roman" w:cs="Times New Roman"/>
            <w:sz w:val="26"/>
            <w:rPrChange w:id="2008" w:author="Author" w:date="2026-05-20T19:35:00Z" w16du:dateUtc="2026-05-20T11:35:00Z">
              <w:rPr>
                <w:rFonts w:ascii="Calibri" w:hAnsi="Calibri"/>
              </w:rPr>
            </w:rPrChange>
          </w:rPr>
          <w:lastRenderedPageBreak/>
          <w:delText>HP loss follows two regimes: ~2–3 HP per floor on floors 1–6, rising to ~5–7 HP per floor on floors 7–9 as enemies grow stronger and rule modifiers become active. The pre-boss heal is visible as a small upward step entering floor 10.</w:delText>
        </w:r>
      </w:del>
    </w:p>
    <w:p w14:paraId="51F33B1B" w14:textId="0DD7C8CA" w:rsidR="00D803EE" w:rsidRPr="006A47D3" w:rsidDel="00AF280C" w:rsidRDefault="00000000">
      <w:pPr>
        <w:pStyle w:val="a"/>
        <w:spacing w:after="80" w:line="280" w:lineRule="exact"/>
        <w:ind w:left="520" w:hanging="520"/>
        <w:rPr>
          <w:del w:id="2009" w:author="Author" w:date="2026-05-19T23:16:00Z" w16du:dateUtc="2026-05-19T15:16:00Z"/>
          <w:rFonts w:ascii="Times New Roman" w:hAnsi="Times New Roman" w:cs="Times New Roman"/>
          <w:rPrChange w:id="2010" w:author="Author" w:date="2026-05-20T19:35:00Z" w16du:dateUtc="2026-05-20T11:35:00Z">
            <w:rPr>
              <w:del w:id="2011" w:author="Author" w:date="2026-05-19T23:16:00Z" w16du:dateUtc="2026-05-19T15:16:00Z"/>
            </w:rPr>
          </w:rPrChange>
        </w:rPr>
      </w:pPr>
      <w:del w:id="2012" w:author="Author" w:date="2026-05-19T23:16:00Z" w16du:dateUtc="2026-05-19T15:16:00Z">
        <w:r w:rsidRPr="006A47D3" w:rsidDel="00AF280C">
          <w:rPr>
            <w:rFonts w:ascii="Times New Roman" w:hAnsi="Times New Roman" w:cs="Times New Roman"/>
            <w:sz w:val="26"/>
            <w:rPrChange w:id="2013" w:author="Author" w:date="2026-05-20T19:35:00Z" w16du:dateUtc="2026-05-20T11:35:00Z">
              <w:rPr>
                <w:rFonts w:ascii="Calibri" w:hAnsi="Calibri"/>
              </w:rPr>
            </w:rPrChange>
          </w:rPr>
          <w:delText>SAN decays much more slowly than HP. The agent has clearly learned to avoid SAN-costly cards — consistent with the near-zero usage of Black Whisper and Nameless Kiss in Figure 8.</w:delText>
        </w:r>
      </w:del>
    </w:p>
    <w:p w14:paraId="6B669844" w14:textId="3FA26A1D" w:rsidR="00F71391" w:rsidRPr="006A47D3" w:rsidDel="00AF280C" w:rsidRDefault="00000000" w:rsidP="00F71391">
      <w:pPr>
        <w:pStyle w:val="a"/>
        <w:spacing w:after="80" w:line="280" w:lineRule="exact"/>
        <w:ind w:left="520" w:hanging="520"/>
        <w:rPr>
          <w:del w:id="2014" w:author="Author" w:date="2026-05-19T23:16:00Z" w16du:dateUtc="2026-05-19T15:16:00Z"/>
          <w:rFonts w:ascii="Times New Roman" w:hAnsi="Times New Roman" w:cs="Times New Roman" w:hint="eastAsia"/>
          <w:rPrChange w:id="2015" w:author="Author" w:date="2026-05-20T19:35:00Z" w16du:dateUtc="2026-05-20T11:35:00Z">
            <w:rPr>
              <w:del w:id="2016" w:author="Author" w:date="2026-05-19T23:16:00Z" w16du:dateUtc="2026-05-19T15:16:00Z"/>
              <w:rFonts w:hint="eastAsia"/>
            </w:rPr>
          </w:rPrChange>
        </w:rPr>
      </w:pPr>
      <w:del w:id="2017" w:author="Author" w:date="2026-05-19T23:16:00Z" w16du:dateUtc="2026-05-19T15:16:00Z">
        <w:r w:rsidRPr="006A47D3" w:rsidDel="00AF280C">
          <w:rPr>
            <w:rFonts w:ascii="Times New Roman" w:hAnsi="Times New Roman" w:cs="Times New Roman"/>
            <w:sz w:val="26"/>
            <w:rPrChange w:id="2018" w:author="Author" w:date="2026-05-20T19:35:00Z" w16du:dateUtc="2026-05-20T11:35:00Z">
              <w:rPr>
                <w:rFonts w:ascii="Calibri" w:hAnsi="Calibri"/>
              </w:rPr>
            </w:rPrChange>
          </w:rPr>
          <w:delText>The HP ±1σ band widens sharply at floor 10, reflecting the binary boss outcome: winning runs end with substantial HP; losing runs end at zero. Earlier floors show tight variance, confirming a stable early-game policy.</w:delText>
        </w:r>
      </w:del>
    </w:p>
    <w:p w14:paraId="6192D8B1" w14:textId="77777777" w:rsidR="00D803EE" w:rsidRPr="006A47D3" w:rsidRDefault="00000000">
      <w:pPr>
        <w:pStyle w:val="21"/>
        <w:rPr>
          <w:rFonts w:ascii="Times New Roman" w:hAnsi="Times New Roman" w:cs="Times New Roman" w:hint="eastAsia"/>
          <w:color w:val="auto"/>
          <w:rPrChange w:id="2019" w:author="Author" w:date="2026-05-20T19:35:00Z" w16du:dateUtc="2026-05-20T11:35:00Z">
            <w:rPr>
              <w:color w:val="595959" w:themeColor="text1" w:themeTint="A6"/>
            </w:rPr>
          </w:rPrChange>
        </w:rPr>
      </w:pPr>
      <w:r w:rsidRPr="006A47D3">
        <w:rPr>
          <w:rFonts w:ascii="Times New Roman" w:hAnsi="Times New Roman" w:cs="Times New Roman"/>
          <w:color w:val="auto"/>
          <w:rPrChange w:id="2020" w:author="Author" w:date="2026-05-20T19:35:00Z" w16du:dateUtc="2026-05-20T11:35:00Z">
            <w:rPr>
              <w:rFonts w:ascii="Calibri" w:hAnsi="Calibri"/>
              <w:color w:val="595959" w:themeColor="text1" w:themeTint="A6"/>
            </w:rPr>
          </w:rPrChange>
        </w:rPr>
        <w:t xml:space="preserve">6.5 </w:t>
      </w:r>
      <w:del w:id="2021" w:author="Author" w:date="2026-05-20T19:35:00Z" w16du:dateUtc="2026-05-20T11:35:00Z">
        <w:r w:rsidRPr="006A47D3" w:rsidDel="006A47D3">
          <w:rPr>
            <w:rFonts w:ascii="Times New Roman" w:hAnsi="Times New Roman" w:cs="Times New Roman"/>
            <w:color w:val="auto"/>
            <w:rPrChange w:id="2022" w:author="Author" w:date="2026-05-20T19:35:00Z" w16du:dateUtc="2026-05-20T11:35: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2023" w:author="Author" w:date="2026-05-20T19:35:00Z" w16du:dateUtc="2026-05-20T11:35:00Z">
            <w:rPr>
              <w:rFonts w:ascii="Calibri" w:hAnsi="Calibri"/>
              <w:color w:val="595959" w:themeColor="text1" w:themeTint="A6"/>
            </w:rPr>
          </w:rPrChange>
        </w:rPr>
        <w:t>Strategy: What Did the Agent Learn</w:t>
      </w:r>
      <w:del w:id="2024" w:author="Author" w:date="2026-05-19T23:17:00Z" w16du:dateUtc="2026-05-19T15:17:00Z">
        <w:r w:rsidRPr="006A47D3" w:rsidDel="00AF280C">
          <w:rPr>
            <w:rFonts w:ascii="Times New Roman" w:hAnsi="Times New Roman" w:cs="Times New Roman"/>
            <w:color w:val="auto"/>
            <w:rPrChange w:id="2025" w:author="Author" w:date="2026-05-20T19:35:00Z" w16du:dateUtc="2026-05-20T11:35:00Z">
              <w:rPr>
                <w:rFonts w:ascii="Calibri" w:hAnsi="Calibri"/>
                <w:color w:val="595959" w:themeColor="text1" w:themeTint="A6"/>
              </w:rPr>
            </w:rPrChange>
          </w:rPr>
          <w:delText>?</w:delText>
        </w:r>
      </w:del>
    </w:p>
    <w:p w14:paraId="20EBD15B" w14:textId="77777777" w:rsidR="003C5103" w:rsidRDefault="00000000" w:rsidP="003C5103">
      <w:pPr>
        <w:keepNext/>
        <w:spacing w:before="120" w:after="60"/>
        <w:jc w:val="center"/>
        <w:rPr>
          <w:ins w:id="2026" w:author="Author" w:date="2026-05-20T19:56:00Z" w16du:dateUtc="2026-05-20T11:56:00Z"/>
        </w:rPr>
        <w:pPrChange w:id="2027" w:author="Author" w:date="2026-05-20T19:56:00Z" w16du:dateUtc="2026-05-20T11:56:00Z">
          <w:pPr>
            <w:spacing w:before="120" w:after="60"/>
            <w:jc w:val="center"/>
          </w:pPr>
        </w:pPrChange>
      </w:pPr>
      <w:r>
        <w:rPr>
          <w:noProof/>
        </w:rPr>
        <w:drawing>
          <wp:inline distT="0" distB="0" distL="114300" distR="114300" wp14:anchorId="42A3AAB1" wp14:editId="1BD81D1F">
            <wp:extent cx="5029200" cy="2514600"/>
            <wp:effectExtent l="0" t="0" r="0" b="0"/>
            <wp:docPr id="10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e8"/>
                    <pic:cNvPicPr>
                      <a:picLocks noChangeAspect="1"/>
                    </pic:cNvPicPr>
                  </pic:nvPicPr>
                  <pic:blipFill>
                    <a:blip r:embed="rId15"/>
                    <a:stretch>
                      <a:fillRect/>
                    </a:stretch>
                  </pic:blipFill>
                  <pic:spPr>
                    <a:xfrm>
                      <a:off x="0" y="0"/>
                      <a:ext cx="5029200" cy="2514600"/>
                    </a:xfrm>
                    <a:prstGeom prst="rect">
                      <a:avLst/>
                    </a:prstGeom>
                  </pic:spPr>
                </pic:pic>
              </a:graphicData>
            </a:graphic>
          </wp:inline>
        </w:drawing>
      </w:r>
    </w:p>
    <w:p w14:paraId="598FE194" w14:textId="186605A0" w:rsidR="00D803EE" w:rsidRPr="003C5103" w:rsidRDefault="003C5103" w:rsidP="003C5103">
      <w:pPr>
        <w:spacing w:before="40"/>
        <w:jc w:val="center"/>
        <w:rPr>
          <w:rFonts w:asciiTheme="majorHAnsi" w:hAnsiTheme="majorHAnsi" w:cstheme="majorHAnsi" w:hint="eastAsia"/>
          <w:sz w:val="20"/>
          <w:szCs w:val="20"/>
          <w:rPrChange w:id="2028" w:author="Author" w:date="2026-05-20T19:57:00Z" w16du:dateUtc="2026-05-20T11:57:00Z">
            <w:rPr/>
          </w:rPrChange>
        </w:rPr>
        <w:pPrChange w:id="2029" w:author="Author" w:date="2026-05-20T19:57:00Z" w16du:dateUtc="2026-05-20T11:57:00Z">
          <w:pPr>
            <w:spacing w:before="120" w:after="60"/>
            <w:jc w:val="center"/>
          </w:pPr>
        </w:pPrChange>
      </w:pPr>
      <w:ins w:id="2030" w:author="Author" w:date="2026-05-20T19:56:00Z" w16du:dateUtc="2026-05-20T11:56:00Z">
        <w:r w:rsidRPr="003C5103">
          <w:rPr>
            <w:rFonts w:asciiTheme="majorHAnsi" w:hAnsiTheme="majorHAnsi" w:cstheme="majorHAnsi"/>
            <w:sz w:val="20"/>
            <w:szCs w:val="20"/>
            <w:rPrChange w:id="2031" w:author="Author" w:date="2026-05-20T19:57:00Z" w16du:dateUtc="2026-05-20T11:57:00Z">
              <w:rPr/>
            </w:rPrChange>
          </w:rPr>
          <w:t xml:space="preserve">Figure </w:t>
        </w:r>
        <w:r w:rsidRPr="003C5103">
          <w:rPr>
            <w:rFonts w:asciiTheme="majorHAnsi" w:hAnsiTheme="majorHAnsi" w:cstheme="majorHAnsi"/>
            <w:sz w:val="20"/>
            <w:szCs w:val="20"/>
            <w:rPrChange w:id="2032" w:author="Author" w:date="2026-05-20T19:57:00Z" w16du:dateUtc="2026-05-20T11:57:00Z">
              <w:rPr/>
            </w:rPrChange>
          </w:rPr>
          <w:fldChar w:fldCharType="begin"/>
        </w:r>
        <w:r w:rsidRPr="003C5103">
          <w:rPr>
            <w:rFonts w:asciiTheme="majorHAnsi" w:hAnsiTheme="majorHAnsi" w:cstheme="majorHAnsi"/>
            <w:sz w:val="20"/>
            <w:szCs w:val="20"/>
            <w:rPrChange w:id="2033" w:author="Author" w:date="2026-05-20T19:57:00Z" w16du:dateUtc="2026-05-20T11:57:00Z">
              <w:rPr/>
            </w:rPrChange>
          </w:rPr>
          <w:instrText xml:space="preserve"> SEQ Figure \* ARABIC </w:instrText>
        </w:r>
      </w:ins>
      <w:r w:rsidRPr="003C5103">
        <w:rPr>
          <w:rFonts w:asciiTheme="majorHAnsi" w:hAnsiTheme="majorHAnsi" w:cstheme="majorHAnsi"/>
          <w:sz w:val="20"/>
          <w:szCs w:val="20"/>
          <w:rPrChange w:id="2034" w:author="Author" w:date="2026-05-20T19:57:00Z" w16du:dateUtc="2026-05-20T11:57:00Z">
            <w:rPr/>
          </w:rPrChange>
        </w:rPr>
        <w:fldChar w:fldCharType="separate"/>
      </w:r>
      <w:ins w:id="2035" w:author="Author" w:date="2026-05-20T19:56:00Z" w16du:dateUtc="2026-05-20T11:56:00Z">
        <w:r w:rsidRPr="003C5103">
          <w:rPr>
            <w:rFonts w:asciiTheme="majorHAnsi" w:hAnsiTheme="majorHAnsi" w:cstheme="majorHAnsi"/>
            <w:sz w:val="20"/>
            <w:szCs w:val="20"/>
            <w:rPrChange w:id="2036" w:author="Author" w:date="2026-05-20T19:57:00Z" w16du:dateUtc="2026-05-20T11:57:00Z">
              <w:rPr>
                <w:noProof/>
              </w:rPr>
            </w:rPrChange>
          </w:rPr>
          <w:t>8</w:t>
        </w:r>
        <w:r w:rsidRPr="003C5103">
          <w:rPr>
            <w:rFonts w:asciiTheme="majorHAnsi" w:hAnsiTheme="majorHAnsi" w:cstheme="majorHAnsi"/>
            <w:sz w:val="20"/>
            <w:szCs w:val="20"/>
            <w:rPrChange w:id="2037" w:author="Author" w:date="2026-05-20T19:57:00Z" w16du:dateUtc="2026-05-20T11:57:00Z">
              <w:rPr/>
            </w:rPrChange>
          </w:rPr>
          <w:fldChar w:fldCharType="end"/>
        </w:r>
        <w:r w:rsidRPr="003C5103">
          <w:rPr>
            <w:rFonts w:asciiTheme="majorHAnsi" w:hAnsiTheme="majorHAnsi" w:cstheme="majorHAnsi" w:hint="eastAsia"/>
            <w:sz w:val="20"/>
            <w:szCs w:val="20"/>
            <w:rPrChange w:id="2038" w:author="Author" w:date="2026-05-20T19:57:00Z" w16du:dateUtc="2026-05-20T11:57:00Z">
              <w:rPr>
                <w:rFonts w:eastAsia="宋体" w:hint="eastAsia"/>
                <w:lang w:eastAsia="zh-CN"/>
              </w:rPr>
            </w:rPrChange>
          </w:rPr>
          <w:t xml:space="preserve">.  </w:t>
        </w:r>
        <w:r w:rsidRPr="003C5103">
          <w:rPr>
            <w:rFonts w:asciiTheme="majorHAnsi" w:hAnsiTheme="majorHAnsi" w:cstheme="majorHAnsi"/>
            <w:sz w:val="20"/>
            <w:szCs w:val="20"/>
            <w:rPrChange w:id="2039" w:author="Author" w:date="2026-05-20T19:57:00Z" w16du:dateUtc="2026-05-20T11:57:00Z">
              <w:rPr>
                <w:rFonts w:ascii="Calibri" w:hAnsi="Calibri"/>
                <w:i/>
                <w:color w:val="555555"/>
                <w:sz w:val="20"/>
              </w:rPr>
            </w:rPrChange>
          </w:rPr>
          <w:t>Card usage frequency</w:t>
        </w:r>
      </w:ins>
    </w:p>
    <w:p w14:paraId="7FCDDE74" w14:textId="00C3103E" w:rsidR="00D803EE" w:rsidDel="003C5103" w:rsidRDefault="00000000">
      <w:pPr>
        <w:spacing w:before="40"/>
        <w:jc w:val="center"/>
        <w:rPr>
          <w:del w:id="2040" w:author="Author" w:date="2026-05-20T19:56:00Z" w16du:dateUtc="2026-05-20T11:56:00Z"/>
        </w:rPr>
      </w:pPr>
      <w:del w:id="2041" w:author="Author" w:date="2026-05-20T19:56:00Z" w16du:dateUtc="2026-05-20T11:56:00Z">
        <w:r w:rsidDel="003C5103">
          <w:rPr>
            <w:rFonts w:ascii="Calibri" w:hAnsi="Calibri"/>
            <w:i/>
            <w:color w:val="555555"/>
            <w:sz w:val="20"/>
          </w:rPr>
          <w:delText>Figure 8. Card usage frequency</w:delText>
        </w:r>
      </w:del>
      <w:del w:id="2042" w:author="Author" w:date="2026-05-20T19:24:00Z" w16du:dateUtc="2026-05-20T11:24:00Z">
        <w:r w:rsidDel="0028278E">
          <w:rPr>
            <w:rFonts w:ascii="Calibri" w:hAnsi="Calibri"/>
            <w:i/>
            <w:color w:val="555555"/>
            <w:sz w:val="20"/>
          </w:rPr>
          <w:delText>. Ionic Shield (</w:delText>
        </w:r>
        <w:r w:rsidDel="0028278E">
          <w:rPr>
            <w:rFonts w:ascii="Calibri" w:hAnsi="Calibri"/>
            <w:i/>
            <w:color w:val="555555"/>
            <w:sz w:val="20"/>
          </w:rPr>
          <w:delText>离子护盾</w:delText>
        </w:r>
        <w:r w:rsidDel="0028278E">
          <w:rPr>
            <w:rFonts w:ascii="Calibri" w:hAnsi="Calibri"/>
            <w:i/>
            <w:color w:val="555555"/>
            <w:sz w:val="20"/>
          </w:rPr>
          <w:delText>, 45.3%) and Rusty Dagger (</w:delText>
        </w:r>
        <w:r w:rsidDel="0028278E">
          <w:rPr>
            <w:rFonts w:ascii="Calibri" w:hAnsi="Calibri"/>
            <w:i/>
            <w:color w:val="555555"/>
            <w:sz w:val="20"/>
          </w:rPr>
          <w:delText>生锈匕首</w:delText>
        </w:r>
        <w:r w:rsidDel="0028278E">
          <w:rPr>
            <w:rFonts w:ascii="Calibri" w:hAnsi="Calibri"/>
            <w:i/>
            <w:color w:val="555555"/>
            <w:sz w:val="20"/>
          </w:rPr>
          <w:delText>, 31.1%) dominate. Black Whisper (</w:delText>
        </w:r>
        <w:r w:rsidDel="0028278E">
          <w:rPr>
            <w:rFonts w:ascii="Calibri" w:hAnsi="Calibri"/>
            <w:i/>
            <w:color w:val="555555"/>
            <w:sz w:val="20"/>
          </w:rPr>
          <w:delText>黑色低语</w:delText>
        </w:r>
        <w:r w:rsidDel="0028278E">
          <w:rPr>
            <w:rFonts w:ascii="Calibri" w:hAnsi="Calibri"/>
            <w:i/>
            <w:color w:val="555555"/>
            <w:sz w:val="20"/>
          </w:rPr>
          <w:delText>, 0.1%) and Nameless Kiss (</w:delText>
        </w:r>
        <w:r w:rsidDel="0028278E">
          <w:rPr>
            <w:rFonts w:ascii="Calibri" w:hAnsi="Calibri"/>
            <w:i/>
            <w:color w:val="555555"/>
            <w:sz w:val="20"/>
          </w:rPr>
          <w:delText>无名之吻</w:delText>
        </w:r>
        <w:r w:rsidDel="0028278E">
          <w:rPr>
            <w:rFonts w:ascii="Calibri" w:hAnsi="Calibri"/>
            <w:i/>
            <w:color w:val="555555"/>
            <w:sz w:val="20"/>
          </w:rPr>
          <w:delText>, 0.1%) are effectively unused.</w:delText>
        </w:r>
      </w:del>
    </w:p>
    <w:p w14:paraId="17DBF35E" w14:textId="5B7596BA" w:rsidR="00D803EE" w:rsidRPr="00F724C2" w:rsidRDefault="00000000" w:rsidP="00C63F2C">
      <w:pPr>
        <w:spacing w:after="0" w:line="300" w:lineRule="exact"/>
        <w:ind w:firstLine="284"/>
        <w:jc w:val="both"/>
        <w:rPr>
          <w:rFonts w:ascii="Times New Roman" w:hAnsi="Times New Roman"/>
          <w:rPrChange w:id="2043" w:author="Author" w:date="2026-05-20T19:00:00Z" w16du:dateUtc="2026-05-20T11:00:00Z">
            <w:rPr/>
          </w:rPrChange>
        </w:rPr>
        <w:pPrChange w:id="2044" w:author="Author" w:date="2026-05-20T19:21:00Z" w16du:dateUtc="2026-05-20T11:21:00Z">
          <w:pPr>
            <w:spacing w:after="120" w:line="280" w:lineRule="exact"/>
            <w:ind w:firstLine="283"/>
          </w:pPr>
        </w:pPrChange>
      </w:pPr>
      <w:r w:rsidRPr="00F724C2">
        <w:rPr>
          <w:rFonts w:ascii="Times New Roman" w:hAnsi="Times New Roman"/>
          <w:rPrChange w:id="2045" w:author="Author" w:date="2026-05-20T19:00:00Z" w16du:dateUtc="2026-05-20T11:00:00Z">
            <w:rPr>
              <w:rFonts w:ascii="Calibri" w:hAnsi="Calibri"/>
            </w:rPr>
          </w:rPrChange>
        </w:rPr>
        <w:t xml:space="preserve">Over 47,315 card plays across 1,000 episodes, just two cards account for 76.4% of all plays — Ionic Shield and Rusty Dagger. The remaining 13 cards share the last 23.6% in a relatively flat tail (most used 1–3% each). </w:t>
      </w:r>
      <w:ins w:id="2046" w:author="Author" w:date="2026-05-20T19:22:00Z" w16du:dateUtc="2026-05-20T11:22:00Z">
        <w:r w:rsidR="00C63F2C">
          <w:rPr>
            <w:rFonts w:ascii="Times New Roman" w:eastAsia="宋体" w:hAnsi="Times New Roman" w:hint="eastAsia"/>
            <w:lang w:eastAsia="zh-CN"/>
          </w:rPr>
          <w:t xml:space="preserve">Details could be saw in </w:t>
        </w:r>
        <w:r w:rsidR="00C63F2C">
          <w:rPr>
            <w:rFonts w:ascii="Times New Roman" w:eastAsia="宋体" w:hAnsi="Times New Roman"/>
            <w:lang w:eastAsia="zh-CN"/>
          </w:rPr>
          <w:t>figure</w:t>
        </w:r>
        <w:r w:rsidR="00C63F2C">
          <w:rPr>
            <w:rFonts w:ascii="Times New Roman" w:eastAsia="宋体" w:hAnsi="Times New Roman" w:hint="eastAsia"/>
            <w:lang w:eastAsia="zh-CN"/>
          </w:rPr>
          <w:t xml:space="preserve"> 8.</w:t>
        </w:r>
      </w:ins>
      <w:del w:id="2047" w:author="Author" w:date="2026-05-20T19:23:00Z" w16du:dateUtc="2026-05-20T11:23:00Z">
        <w:r w:rsidRPr="00F724C2" w:rsidDel="0028278E">
          <w:rPr>
            <w:rFonts w:ascii="Times New Roman" w:hAnsi="Times New Roman"/>
            <w:rPrChange w:id="2048" w:author="Author" w:date="2026-05-20T19:00:00Z" w16du:dateUtc="2026-05-20T11:00:00Z">
              <w:rPr>
                <w:rFonts w:ascii="Calibri" w:hAnsi="Calibri"/>
              </w:rPr>
            </w:rPrChange>
          </w:rPr>
          <w:delText>This concentration is the central qualitative finding of the report and is unpacked in Section 7.2.</w:delText>
        </w:r>
      </w:del>
    </w:p>
    <w:p w14:paraId="6C140DED" w14:textId="77777777" w:rsidR="00D803EE" w:rsidRPr="00F724C2" w:rsidRDefault="00000000" w:rsidP="00C63F2C">
      <w:pPr>
        <w:spacing w:after="0" w:line="300" w:lineRule="exact"/>
        <w:ind w:firstLine="284"/>
        <w:jc w:val="both"/>
        <w:rPr>
          <w:rFonts w:ascii="Times New Roman" w:hAnsi="Times New Roman"/>
          <w:rPrChange w:id="2049" w:author="Author" w:date="2026-05-20T19:00:00Z" w16du:dateUtc="2026-05-20T11:00:00Z">
            <w:rPr/>
          </w:rPrChange>
        </w:rPr>
        <w:pPrChange w:id="2050" w:author="Author" w:date="2026-05-20T19:21:00Z" w16du:dateUtc="2026-05-20T11:21:00Z">
          <w:pPr>
            <w:spacing w:after="160" w:line="280" w:lineRule="exact"/>
            <w:ind w:firstLine="283"/>
          </w:pPr>
        </w:pPrChange>
      </w:pPr>
      <w:r w:rsidRPr="00F724C2">
        <w:rPr>
          <w:rFonts w:ascii="Times New Roman" w:hAnsi="Times New Roman"/>
          <w:rPrChange w:id="2051" w:author="Author" w:date="2026-05-20T19:00:00Z" w16du:dateUtc="2026-05-20T11:00:00Z">
            <w:rPr>
              <w:rFonts w:ascii="Calibri" w:hAnsi="Calibri"/>
            </w:rPr>
          </w:rPrChange>
        </w:rPr>
        <w:t xml:space="preserve">A secondary pattern is that the agent's strategy is </w:t>
      </w:r>
      <w:r w:rsidRPr="00F724C2">
        <w:rPr>
          <w:rFonts w:ascii="Times New Roman" w:hAnsi="Times New Roman"/>
          <w:rPrChange w:id="2052" w:author="Author" w:date="2026-05-20T19:00:00Z" w16du:dateUtc="2026-05-20T11:00:00Z">
            <w:rPr>
              <w:rFonts w:ascii="Calibri" w:hAnsi="Calibri"/>
              <w:i/>
            </w:rPr>
          </w:rPrChange>
        </w:rPr>
        <w:t>economically defensive</w:t>
      </w:r>
      <w:r w:rsidRPr="00F724C2">
        <w:rPr>
          <w:rFonts w:ascii="Times New Roman" w:hAnsi="Times New Roman"/>
          <w:rPrChange w:id="2053" w:author="Author" w:date="2026-05-20T19:00:00Z" w16du:dateUtc="2026-05-20T11:00:00Z">
            <w:rPr>
              <w:rFonts w:ascii="Calibri" w:hAnsi="Calibri"/>
            </w:rPr>
          </w:rPrChange>
        </w:rPr>
        <w:t>: both dominant cards cost 1 energy — the cheapest available shield and the cheapest available attack. The agent has converged on the highest reward-per-energy options across both axes, having implicitly learned that no more expensive card can beat that marginal rate.</w:t>
      </w:r>
    </w:p>
    <w:p w14:paraId="58672074" w14:textId="6265D240" w:rsidR="00D803EE" w:rsidDel="00C63F2C" w:rsidRDefault="00D803EE">
      <w:pPr>
        <w:pBdr>
          <w:bottom w:val="single" w:sz="6" w:space="1" w:color="AAAAAA"/>
        </w:pBdr>
        <w:spacing w:before="120" w:after="120"/>
        <w:rPr>
          <w:del w:id="2054" w:author="Author" w:date="2026-05-20T19:21:00Z" w16du:dateUtc="2026-05-20T11:21:00Z"/>
        </w:rPr>
      </w:pPr>
    </w:p>
    <w:p w14:paraId="0754D697" w14:textId="77777777" w:rsidR="00D803EE" w:rsidRDefault="00000000">
      <w:pPr>
        <w:pStyle w:val="1"/>
        <w:rPr>
          <w:color w:val="auto"/>
        </w:rPr>
      </w:pPr>
      <w:r>
        <w:rPr>
          <w:rFonts w:ascii="Calibri" w:hAnsi="Calibri"/>
          <w:color w:val="auto"/>
          <w:sz w:val="32"/>
        </w:rPr>
        <w:t xml:space="preserve">7. </w:t>
      </w:r>
      <w:del w:id="2055" w:author="Author" w:date="2026-05-20T19:16:00Z" w16du:dateUtc="2026-05-20T11:16:00Z">
        <w:r w:rsidDel="00C63F2C">
          <w:rPr>
            <w:rFonts w:ascii="Calibri" w:hAnsi="Calibri"/>
            <w:color w:val="auto"/>
            <w:sz w:val="32"/>
          </w:rPr>
          <w:delText xml:space="preserve"> </w:delText>
        </w:r>
      </w:del>
      <w:r>
        <w:rPr>
          <w:rFonts w:ascii="Calibri" w:hAnsi="Calibri"/>
          <w:color w:val="auto"/>
          <w:sz w:val="32"/>
        </w:rPr>
        <w:t>Discussion</w:t>
      </w:r>
    </w:p>
    <w:p w14:paraId="5CB9072A" w14:textId="77777777" w:rsidR="00D803EE" w:rsidRPr="006A47D3" w:rsidRDefault="00000000">
      <w:pPr>
        <w:pStyle w:val="21"/>
        <w:rPr>
          <w:rFonts w:ascii="Times New Roman" w:hAnsi="Times New Roman" w:cs="Times New Roman"/>
          <w:color w:val="auto"/>
          <w:rPrChange w:id="2056" w:author="Author" w:date="2026-05-20T19:35:00Z" w16du:dateUtc="2026-05-20T11:35:00Z">
            <w:rPr>
              <w:color w:val="595959" w:themeColor="text1" w:themeTint="A6"/>
            </w:rPr>
          </w:rPrChange>
        </w:rPr>
      </w:pPr>
      <w:r w:rsidRPr="006A47D3">
        <w:rPr>
          <w:rFonts w:ascii="Times New Roman" w:hAnsi="Times New Roman" w:cs="Times New Roman"/>
          <w:color w:val="auto"/>
          <w:rPrChange w:id="2057" w:author="Author" w:date="2026-05-20T19:35:00Z" w16du:dateUtc="2026-05-20T11:35:00Z">
            <w:rPr>
              <w:rFonts w:ascii="Calibri" w:hAnsi="Calibri"/>
              <w:color w:val="595959" w:themeColor="text1" w:themeTint="A6"/>
            </w:rPr>
          </w:rPrChange>
        </w:rPr>
        <w:t xml:space="preserve">7.1 </w:t>
      </w:r>
      <w:del w:id="2058" w:author="Author" w:date="2026-05-20T19:21:00Z" w16du:dateUtc="2026-05-20T11:21:00Z">
        <w:r w:rsidRPr="006A47D3" w:rsidDel="00C63F2C">
          <w:rPr>
            <w:rFonts w:ascii="Times New Roman" w:hAnsi="Times New Roman" w:cs="Times New Roman"/>
            <w:color w:val="auto"/>
            <w:rPrChange w:id="2059" w:author="Author" w:date="2026-05-20T19:35:00Z" w16du:dateUtc="2026-05-20T11:35: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2060" w:author="Author" w:date="2026-05-20T19:35:00Z" w16du:dateUtc="2026-05-20T11:35:00Z">
            <w:rPr>
              <w:rFonts w:ascii="Calibri" w:hAnsi="Calibri"/>
              <w:color w:val="595959" w:themeColor="text1" w:themeTint="A6"/>
            </w:rPr>
          </w:rPrChange>
        </w:rPr>
        <w:t>Boss Balance: From Unlearnable to Hard-but-Learnable</w:t>
      </w:r>
    </w:p>
    <w:p w14:paraId="4154CBD2" w14:textId="00514E27" w:rsidR="00D803EE" w:rsidRPr="00F724C2" w:rsidRDefault="00000000" w:rsidP="00C63F2C">
      <w:pPr>
        <w:spacing w:after="0" w:line="300" w:lineRule="exact"/>
        <w:ind w:firstLine="284"/>
        <w:jc w:val="both"/>
        <w:rPr>
          <w:rFonts w:ascii="Times New Roman" w:hAnsi="Times New Roman" w:hint="eastAsia"/>
          <w:rPrChange w:id="2061" w:author="Author" w:date="2026-05-20T19:00:00Z" w16du:dateUtc="2026-05-20T11:00:00Z">
            <w:rPr/>
          </w:rPrChange>
        </w:rPr>
        <w:pPrChange w:id="2062" w:author="Author" w:date="2026-05-20T19:21:00Z" w16du:dateUtc="2026-05-20T11:21:00Z">
          <w:pPr>
            <w:spacing w:after="80" w:line="280" w:lineRule="exact"/>
            <w:ind w:firstLine="283"/>
          </w:pPr>
        </w:pPrChange>
      </w:pPr>
      <w:r w:rsidRPr="00F724C2">
        <w:rPr>
          <w:rFonts w:ascii="Times New Roman" w:hAnsi="Times New Roman"/>
          <w:rPrChange w:id="2063" w:author="Author" w:date="2026-05-20T19:00:00Z" w16du:dateUtc="2026-05-20T11:00:00Z">
            <w:rPr>
              <w:rFonts w:ascii="Calibri" w:hAnsi="Calibri"/>
            </w:rPr>
          </w:rPrChange>
        </w:rPr>
        <w:t>An earlier version of the game was unlearnable</w:t>
      </w:r>
      <w:ins w:id="2064" w:author="Author" w:date="2026-05-20T16:23:00Z" w16du:dateUtc="2026-05-20T08:23:00Z">
        <w:r w:rsidR="00AC7979" w:rsidRPr="00F724C2">
          <w:rPr>
            <w:rFonts w:ascii="Times New Roman" w:hAnsi="Times New Roman" w:hint="eastAsia"/>
            <w:rPrChange w:id="2065" w:author="Author" w:date="2026-05-20T19:00:00Z" w16du:dateUtc="2026-05-20T11:00:00Z">
              <w:rPr>
                <w:rFonts w:ascii="Calibri" w:eastAsia="宋体" w:hAnsi="Calibri" w:hint="eastAsia"/>
                <w:lang w:eastAsia="zh-CN"/>
              </w:rPr>
            </w:rPrChange>
          </w:rPr>
          <w:t>.</w:t>
        </w:r>
      </w:ins>
      <w:del w:id="2066" w:author="Author" w:date="2026-05-20T16:23:00Z" w16du:dateUtc="2026-05-20T08:23:00Z">
        <w:r w:rsidRPr="00F724C2" w:rsidDel="00AC7979">
          <w:rPr>
            <w:rFonts w:ascii="Times New Roman" w:hAnsi="Times New Roman"/>
            <w:rPrChange w:id="2067" w:author="Author" w:date="2026-05-20T19:00:00Z" w16du:dateUtc="2026-05-20T11:00:00Z">
              <w:rPr>
                <w:rFonts w:ascii="Calibri" w:hAnsi="Calibri"/>
              </w:rPr>
            </w:rPrChange>
          </w:rPr>
          <w:delText>:</w:delText>
        </w:r>
      </w:del>
      <w:r w:rsidRPr="00F724C2">
        <w:rPr>
          <w:rFonts w:ascii="Times New Roman" w:hAnsi="Times New Roman"/>
          <w:rPrChange w:id="2068" w:author="Author" w:date="2026-05-20T19:00:00Z" w16du:dateUtc="2026-05-20T11:00:00Z">
            <w:rPr>
              <w:rFonts w:ascii="Calibri" w:hAnsi="Calibri"/>
            </w:rPr>
          </w:rPrChange>
        </w:rPr>
        <w:t xml:space="preserve"> </w:t>
      </w:r>
      <w:del w:id="2069" w:author="Author" w:date="2026-05-20T16:23:00Z" w16du:dateUtc="2026-05-20T08:23:00Z">
        <w:r w:rsidRPr="00F724C2" w:rsidDel="00AC7979">
          <w:rPr>
            <w:rFonts w:ascii="Times New Roman" w:hAnsi="Times New Roman"/>
            <w:rPrChange w:id="2070" w:author="Author" w:date="2026-05-20T19:00:00Z" w16du:dateUtc="2026-05-20T11:00:00Z">
              <w:rPr>
                <w:rFonts w:ascii="Calibri" w:hAnsi="Calibri"/>
              </w:rPr>
            </w:rPrChange>
          </w:rPr>
          <w:delText xml:space="preserve">stage </w:delText>
        </w:r>
      </w:del>
      <w:ins w:id="2071" w:author="Author" w:date="2026-05-20T16:23:00Z" w16du:dateUtc="2026-05-20T08:23:00Z">
        <w:r w:rsidR="00AC7979" w:rsidRPr="00F724C2">
          <w:rPr>
            <w:rFonts w:ascii="Times New Roman" w:hAnsi="Times New Roman" w:hint="eastAsia"/>
            <w:rPrChange w:id="2072" w:author="Author" w:date="2026-05-20T19:00:00Z" w16du:dateUtc="2026-05-20T11:00:00Z">
              <w:rPr>
                <w:rFonts w:ascii="Calibri" w:eastAsia="宋体" w:hAnsi="Calibri" w:hint="eastAsia"/>
                <w:lang w:eastAsia="zh-CN"/>
              </w:rPr>
            </w:rPrChange>
          </w:rPr>
          <w:t>S</w:t>
        </w:r>
        <w:r w:rsidR="00AC7979" w:rsidRPr="00F724C2">
          <w:rPr>
            <w:rFonts w:ascii="Times New Roman" w:hAnsi="Times New Roman"/>
            <w:rPrChange w:id="2073" w:author="Author" w:date="2026-05-20T19:00:00Z" w16du:dateUtc="2026-05-20T11:00:00Z">
              <w:rPr>
                <w:rFonts w:ascii="Calibri" w:hAnsi="Calibri"/>
              </w:rPr>
            </w:rPrChange>
          </w:rPr>
          <w:t xml:space="preserve">tage </w:t>
        </w:r>
      </w:ins>
      <w:r w:rsidRPr="00F724C2">
        <w:rPr>
          <w:rFonts w:ascii="Times New Roman" w:hAnsi="Times New Roman"/>
          <w:rPrChange w:id="2074" w:author="Author" w:date="2026-05-20T19:00:00Z" w16du:dateUtc="2026-05-20T11:00:00Z">
            <w:rPr>
              <w:rFonts w:ascii="Calibri" w:hAnsi="Calibri"/>
            </w:rPr>
          </w:rPrChange>
        </w:rPr>
        <w:t xml:space="preserve">2 (floors 7–9) rolled two independent rule modifiers per floor instead of one, and the boss had 80 HP. During manual playtesting the </w:t>
      </w:r>
      <w:del w:id="2075" w:author="Author" w:date="2026-05-20T16:23:00Z" w16du:dateUtc="2026-05-20T08:23:00Z">
        <w:r w:rsidRPr="00F724C2" w:rsidDel="00AC7979">
          <w:rPr>
            <w:rFonts w:ascii="Times New Roman" w:hAnsi="Times New Roman"/>
            <w:rPrChange w:id="2076" w:author="Author" w:date="2026-05-20T19:00:00Z" w16du:dateUtc="2026-05-20T11:00:00Z">
              <w:rPr>
                <w:rFonts w:ascii="Calibri" w:hAnsi="Calibri"/>
              </w:rPr>
            </w:rPrChange>
          </w:rPr>
          <w:delText xml:space="preserve">lead </w:delText>
        </w:r>
      </w:del>
      <w:r w:rsidRPr="00F724C2">
        <w:rPr>
          <w:rFonts w:ascii="Times New Roman" w:hAnsi="Times New Roman"/>
          <w:rPrChange w:id="2077" w:author="Author" w:date="2026-05-20T19:00:00Z" w16du:dateUtc="2026-05-20T11:00:00Z">
            <w:rPr>
              <w:rFonts w:ascii="Calibri" w:hAnsi="Calibri"/>
            </w:rPr>
          </w:rPrChange>
        </w:rPr>
        <w:t>designer consistently died on floor 8 or 9 from accumulated debuffs and compounding damage, never reaching the boss. Three patches</w:t>
      </w:r>
      <w:del w:id="2078" w:author="Author" w:date="2026-05-20T16:25:00Z" w16du:dateUtc="2026-05-20T08:25:00Z">
        <w:r w:rsidRPr="00F724C2" w:rsidDel="00AC7979">
          <w:rPr>
            <w:rFonts w:ascii="Times New Roman" w:hAnsi="Times New Roman"/>
            <w:rPrChange w:id="2079" w:author="Author" w:date="2026-05-20T19:00:00Z" w16du:dateUtc="2026-05-20T11:00:00Z">
              <w:rPr>
                <w:rFonts w:ascii="Calibri" w:hAnsi="Calibri"/>
              </w:rPr>
            </w:rPrChange>
          </w:rPr>
          <w:delText xml:space="preserve">, </w:delText>
        </w:r>
      </w:del>
      <w:ins w:id="2080" w:author="Author" w:date="2026-05-20T16:25:00Z" w16du:dateUtc="2026-05-20T08:25:00Z">
        <w:r w:rsidR="00AC7979" w:rsidRPr="00F724C2">
          <w:rPr>
            <w:rFonts w:ascii="Times New Roman" w:hAnsi="Times New Roman" w:hint="eastAsia"/>
            <w:rPrChange w:id="2081" w:author="Author" w:date="2026-05-20T19:00:00Z" w16du:dateUtc="2026-05-20T11:00:00Z">
              <w:rPr>
                <w:rFonts w:ascii="Calibri" w:eastAsia="宋体" w:hAnsi="Calibri" w:hint="eastAsia"/>
                <w:lang w:eastAsia="zh-CN"/>
              </w:rPr>
            </w:rPrChange>
          </w:rPr>
          <w:t xml:space="preserve"> was</w:t>
        </w:r>
        <w:r w:rsidR="00AC7979" w:rsidRPr="00F724C2">
          <w:rPr>
            <w:rFonts w:ascii="Times New Roman" w:hAnsi="Times New Roman"/>
            <w:rPrChange w:id="2082" w:author="Author" w:date="2026-05-20T19:00:00Z" w16du:dateUtc="2026-05-20T11:00:00Z">
              <w:rPr>
                <w:rFonts w:ascii="Calibri" w:hAnsi="Calibri"/>
              </w:rPr>
            </w:rPrChange>
          </w:rPr>
          <w:t xml:space="preserve"> </w:t>
        </w:r>
      </w:ins>
      <w:r w:rsidRPr="00F724C2">
        <w:rPr>
          <w:rFonts w:ascii="Times New Roman" w:hAnsi="Times New Roman"/>
          <w:rPrChange w:id="2083" w:author="Author" w:date="2026-05-20T19:00:00Z" w16du:dateUtc="2026-05-20T11:00:00Z">
            <w:rPr>
              <w:rFonts w:ascii="Calibri" w:hAnsi="Calibri"/>
            </w:rPr>
          </w:rPrChange>
        </w:rPr>
        <w:t xml:space="preserve">applied in </w:t>
      </w:r>
      <w:del w:id="2084" w:author="Author" w:date="2026-05-20T16:24:00Z" w16du:dateUtc="2026-05-20T08:24:00Z">
        <w:r w:rsidRPr="00F724C2" w:rsidDel="00AC7979">
          <w:rPr>
            <w:rFonts w:ascii="Times New Roman" w:hAnsi="Times New Roman"/>
            <w:rPrChange w:id="2085" w:author="Author" w:date="2026-05-20T19:00:00Z" w16du:dateUtc="2026-05-20T11:00:00Z">
              <w:rPr>
                <w:rFonts w:ascii="Calibri" w:hAnsi="Calibri"/>
              </w:rPr>
            </w:rPrChange>
          </w:rPr>
          <w:delText xml:space="preserve">this </w:delText>
        </w:r>
      </w:del>
      <w:ins w:id="2086" w:author="Author" w:date="2026-05-20T16:24:00Z" w16du:dateUtc="2026-05-20T08:24:00Z">
        <w:r w:rsidR="00AC7979" w:rsidRPr="00F724C2">
          <w:rPr>
            <w:rFonts w:ascii="Times New Roman" w:hAnsi="Times New Roman" w:hint="eastAsia"/>
            <w:rPrChange w:id="2087" w:author="Author" w:date="2026-05-20T19:00:00Z" w16du:dateUtc="2026-05-20T11:00:00Z">
              <w:rPr>
                <w:rFonts w:ascii="Calibri" w:eastAsia="宋体" w:hAnsi="Calibri" w:hint="eastAsia"/>
                <w:lang w:eastAsia="zh-CN"/>
              </w:rPr>
            </w:rPrChange>
          </w:rPr>
          <w:t>below</w:t>
        </w:r>
        <w:r w:rsidR="00AC7979" w:rsidRPr="00F724C2">
          <w:rPr>
            <w:rFonts w:ascii="Times New Roman" w:hAnsi="Times New Roman"/>
            <w:rPrChange w:id="2088" w:author="Author" w:date="2026-05-20T19:00:00Z" w16du:dateUtc="2026-05-20T11:00:00Z">
              <w:rPr>
                <w:rFonts w:ascii="Calibri" w:hAnsi="Calibri"/>
              </w:rPr>
            </w:rPrChange>
          </w:rPr>
          <w:t xml:space="preserve"> </w:t>
        </w:r>
      </w:ins>
      <w:r w:rsidRPr="00F724C2">
        <w:rPr>
          <w:rFonts w:ascii="Times New Roman" w:hAnsi="Times New Roman"/>
          <w:rPrChange w:id="2089" w:author="Author" w:date="2026-05-20T19:00:00Z" w16du:dateUtc="2026-05-20T11:00:00Z">
            <w:rPr>
              <w:rFonts w:ascii="Calibri" w:hAnsi="Calibri"/>
            </w:rPr>
          </w:rPrChange>
        </w:rPr>
        <w:t>order</w:t>
      </w:r>
      <w:del w:id="2090" w:author="Author" w:date="2026-05-20T16:25:00Z" w16du:dateUtc="2026-05-20T08:25:00Z">
        <w:r w:rsidRPr="00F724C2" w:rsidDel="00AC7979">
          <w:rPr>
            <w:rFonts w:ascii="Times New Roman" w:hAnsi="Times New Roman"/>
            <w:rPrChange w:id="2091" w:author="Author" w:date="2026-05-20T19:00:00Z" w16du:dateUtc="2026-05-20T11:00:00Z">
              <w:rPr>
                <w:rFonts w:ascii="Calibri" w:hAnsi="Calibri"/>
              </w:rPr>
            </w:rPrChange>
          </w:rPr>
          <w:delText xml:space="preserve">, </w:delText>
        </w:r>
      </w:del>
      <w:ins w:id="2092" w:author="Author" w:date="2026-05-20T16:25:00Z" w16du:dateUtc="2026-05-20T08:25:00Z">
        <w:r w:rsidR="00AC7979" w:rsidRPr="00F724C2">
          <w:rPr>
            <w:rFonts w:ascii="Times New Roman" w:hAnsi="Times New Roman" w:hint="eastAsia"/>
            <w:rPrChange w:id="2093" w:author="Author" w:date="2026-05-20T19:00:00Z" w16du:dateUtc="2026-05-20T11:00:00Z">
              <w:rPr>
                <w:rFonts w:ascii="Calibri" w:eastAsia="宋体" w:hAnsi="Calibri" w:hint="eastAsia"/>
                <w:lang w:eastAsia="zh-CN"/>
              </w:rPr>
            </w:rPrChange>
          </w:rPr>
          <w:t xml:space="preserve"> to</w:t>
        </w:r>
        <w:r w:rsidR="00AC7979" w:rsidRPr="00F724C2">
          <w:rPr>
            <w:rFonts w:ascii="Times New Roman" w:hAnsi="Times New Roman"/>
            <w:rPrChange w:id="2094" w:author="Author" w:date="2026-05-20T19:00:00Z" w16du:dateUtc="2026-05-20T11:00:00Z">
              <w:rPr>
                <w:rFonts w:ascii="Calibri" w:hAnsi="Calibri"/>
              </w:rPr>
            </w:rPrChange>
          </w:rPr>
          <w:t xml:space="preserve"> </w:t>
        </w:r>
      </w:ins>
      <w:r w:rsidRPr="00F724C2">
        <w:rPr>
          <w:rFonts w:ascii="Times New Roman" w:hAnsi="Times New Roman"/>
          <w:rPrChange w:id="2095" w:author="Author" w:date="2026-05-20T19:00:00Z" w16du:dateUtc="2026-05-20T11:00:00Z">
            <w:rPr>
              <w:rFonts w:ascii="Calibri" w:hAnsi="Calibri"/>
            </w:rPr>
          </w:rPrChange>
        </w:rPr>
        <w:t>fix</w:t>
      </w:r>
      <w:del w:id="2096" w:author="Author" w:date="2026-05-20T16:25:00Z" w16du:dateUtc="2026-05-20T08:25:00Z">
        <w:r w:rsidRPr="00F724C2" w:rsidDel="00AC7979">
          <w:rPr>
            <w:rFonts w:ascii="Times New Roman" w:hAnsi="Times New Roman"/>
            <w:rPrChange w:id="2097" w:author="Author" w:date="2026-05-20T19:00:00Z" w16du:dateUtc="2026-05-20T11:00:00Z">
              <w:rPr>
                <w:rFonts w:ascii="Calibri" w:hAnsi="Calibri"/>
              </w:rPr>
            </w:rPrChange>
          </w:rPr>
          <w:delText>ed</w:delText>
        </w:r>
      </w:del>
      <w:r w:rsidRPr="00F724C2">
        <w:rPr>
          <w:rFonts w:ascii="Times New Roman" w:hAnsi="Times New Roman"/>
          <w:rPrChange w:id="2098" w:author="Author" w:date="2026-05-20T19:00:00Z" w16du:dateUtc="2026-05-20T11:00:00Z">
            <w:rPr>
              <w:rFonts w:ascii="Calibri" w:hAnsi="Calibri"/>
            </w:rPr>
          </w:rPrChange>
        </w:rPr>
        <w:t xml:space="preserve"> the problem</w:t>
      </w:r>
      <w:del w:id="2099" w:author="Author" w:date="2026-05-20T16:24:00Z" w16du:dateUtc="2026-05-20T08:24:00Z">
        <w:r w:rsidRPr="00F724C2" w:rsidDel="00AC7979">
          <w:rPr>
            <w:rFonts w:ascii="Times New Roman" w:hAnsi="Times New Roman"/>
            <w:rPrChange w:id="2100" w:author="Author" w:date="2026-05-20T19:00:00Z" w16du:dateUtc="2026-05-20T11:00:00Z">
              <w:rPr>
                <w:rFonts w:ascii="Calibri" w:hAnsi="Calibri"/>
              </w:rPr>
            </w:rPrChange>
          </w:rPr>
          <w:delText>:</w:delText>
        </w:r>
      </w:del>
      <w:ins w:id="2101" w:author="Author" w:date="2026-05-20T16:24:00Z" w16du:dateUtc="2026-05-20T08:24:00Z">
        <w:r w:rsidR="00AC7979" w:rsidRPr="00F724C2">
          <w:rPr>
            <w:rFonts w:ascii="Times New Roman" w:hAnsi="Times New Roman" w:hint="eastAsia"/>
            <w:rPrChange w:id="2102" w:author="Author" w:date="2026-05-20T19:00:00Z" w16du:dateUtc="2026-05-20T11:00:00Z">
              <w:rPr>
                <w:rFonts w:ascii="Calibri" w:eastAsia="宋体" w:hAnsi="Calibri" w:hint="eastAsia"/>
                <w:lang w:eastAsia="zh-CN"/>
              </w:rPr>
            </w:rPrChange>
          </w:rPr>
          <w:t>.</w:t>
        </w:r>
      </w:ins>
    </w:p>
    <w:p w14:paraId="6D1C10E7" w14:textId="77777777" w:rsidR="00D803EE" w:rsidRPr="00CA02FD" w:rsidRDefault="00000000" w:rsidP="00C63F2C">
      <w:pPr>
        <w:pStyle w:val="aff"/>
        <w:numPr>
          <w:ilvl w:val="0"/>
          <w:numId w:val="15"/>
        </w:numPr>
        <w:spacing w:after="0" w:line="300" w:lineRule="exact"/>
        <w:jc w:val="both"/>
        <w:rPr>
          <w:ins w:id="2103" w:author="Author" w:date="2026-05-20T16:30:00Z" w16du:dateUtc="2026-05-20T08:30:00Z"/>
          <w:rFonts w:ascii="Times New Roman" w:hAnsi="Times New Roman"/>
          <w:rPrChange w:id="2104" w:author="Author" w:date="2026-05-20T19:02:00Z" w16du:dateUtc="2026-05-20T11:02:00Z">
            <w:rPr>
              <w:ins w:id="2105" w:author="Author" w:date="2026-05-20T16:30:00Z" w16du:dateUtc="2026-05-20T08:30:00Z"/>
              <w:rFonts w:ascii="Calibri" w:eastAsia="宋体" w:hAnsi="Calibri"/>
              <w:lang w:eastAsia="zh-CN"/>
            </w:rPr>
          </w:rPrChange>
        </w:rPr>
        <w:pPrChange w:id="2106" w:author="Author" w:date="2026-05-20T19:21:00Z" w16du:dateUtc="2026-05-20T11:21:00Z">
          <w:pPr>
            <w:pStyle w:val="a"/>
            <w:numPr>
              <w:numId w:val="10"/>
            </w:numPr>
            <w:tabs>
              <w:tab w:val="clear" w:pos="360"/>
            </w:tabs>
            <w:spacing w:after="80" w:line="280" w:lineRule="exact"/>
            <w:ind w:left="440" w:firstLineChars="0" w:hanging="440"/>
          </w:pPr>
        </w:pPrChange>
      </w:pPr>
      <w:r w:rsidRPr="00CA02FD">
        <w:rPr>
          <w:rFonts w:ascii="Times New Roman" w:hAnsi="Times New Roman"/>
          <w:rPrChange w:id="2107" w:author="Author" w:date="2026-05-20T19:02:00Z" w16du:dateUtc="2026-05-20T11:02:00Z">
            <w:rPr>
              <w:rFonts w:ascii="Calibri" w:hAnsi="Calibri"/>
            </w:rPr>
          </w:rPrChange>
        </w:rPr>
        <w:t>Single rule per floor at every stage (n = 1). This was the single highest-leverage change. The original n = 2 on stage 2 created a discontinuous difficulty spike that the agent could not learn to price into its policy.</w:t>
      </w:r>
    </w:p>
    <w:p w14:paraId="441210A5" w14:textId="42E9B3E1" w:rsidR="00BD50F3" w:rsidRDefault="00BD50F3" w:rsidP="00C63F2C">
      <w:pPr>
        <w:pStyle w:val="aff"/>
        <w:numPr>
          <w:ilvl w:val="0"/>
          <w:numId w:val="15"/>
        </w:numPr>
        <w:spacing w:after="0" w:line="300" w:lineRule="exact"/>
        <w:jc w:val="both"/>
        <w:rPr>
          <w:ins w:id="2108" w:author="Author" w:date="2026-05-20T19:02:00Z" w16du:dateUtc="2026-05-20T11:02:00Z"/>
          <w:rFonts w:ascii="Times New Roman" w:eastAsia="宋体" w:hAnsi="Times New Roman"/>
          <w:lang w:eastAsia="zh-CN"/>
        </w:rPr>
        <w:pPrChange w:id="2109" w:author="Author" w:date="2026-05-20T19:21:00Z" w16du:dateUtc="2026-05-20T11:21:00Z">
          <w:pPr>
            <w:pStyle w:val="aff"/>
            <w:numPr>
              <w:numId w:val="15"/>
            </w:numPr>
            <w:spacing w:after="120" w:line="300" w:lineRule="exact"/>
            <w:ind w:left="724" w:hanging="440"/>
            <w:jc w:val="both"/>
          </w:pPr>
        </w:pPrChange>
      </w:pPr>
      <w:ins w:id="2110" w:author="Author" w:date="2026-05-20T16:30:00Z" w16du:dateUtc="2026-05-20T08:30:00Z">
        <w:r w:rsidRPr="00CA02FD">
          <w:rPr>
            <w:rFonts w:ascii="Times New Roman" w:hAnsi="Times New Roman"/>
            <w:rPrChange w:id="2111" w:author="Author" w:date="2026-05-20T19:02:00Z" w16du:dateUtc="2026-05-20T11:02:00Z">
              <w:rPr>
                <w:rFonts w:ascii="Calibri" w:hAnsi="Calibri"/>
              </w:rPr>
            </w:rPrChange>
          </w:rPr>
          <w:t xml:space="preserve">Boss HP reduced from 80 to 65, calibrated against the agent's average damage output </w:t>
        </w:r>
        <w:proofErr w:type="gramStart"/>
        <w:r w:rsidRPr="00CA02FD">
          <w:rPr>
            <w:rFonts w:ascii="Times New Roman" w:hAnsi="Times New Roman"/>
            <w:rPrChange w:id="2112" w:author="Author" w:date="2026-05-20T19:02:00Z" w16du:dateUtc="2026-05-20T11:02:00Z">
              <w:rPr>
                <w:rFonts w:ascii="Calibri" w:hAnsi="Calibri"/>
              </w:rPr>
            </w:rPrChange>
          </w:rPr>
          <w:t>(</w:t>
        </w:r>
        <w:r w:rsidRPr="00CA02FD">
          <w:rPr>
            <w:rFonts w:ascii="Times New Roman" w:hAnsi="Times New Roman" w:hint="eastAsia"/>
            <w:rPrChange w:id="2113" w:author="Author" w:date="2026-05-20T19:02:00Z" w16du:dateUtc="2026-05-20T11:02:00Z">
              <w:rPr>
                <w:rFonts w:ascii="Calibri" w:eastAsia="宋体" w:hAnsi="Calibri" w:hint="eastAsia"/>
                <w:lang w:eastAsia="zh-CN"/>
              </w:rPr>
            </w:rPrChange>
          </w:rPr>
          <w:t xml:space="preserve"> around</w:t>
        </w:r>
        <w:proofErr w:type="gramEnd"/>
        <w:r w:rsidRPr="00CA02FD">
          <w:rPr>
            <w:rFonts w:ascii="Times New Roman" w:hAnsi="Times New Roman" w:hint="eastAsia"/>
            <w:rPrChange w:id="2114" w:author="Author" w:date="2026-05-20T19:02:00Z" w16du:dateUtc="2026-05-20T11:02:00Z">
              <w:rPr>
                <w:rFonts w:ascii="Calibri" w:eastAsia="宋体" w:hAnsi="Calibri" w:hint="eastAsia"/>
                <w:lang w:eastAsia="zh-CN"/>
              </w:rPr>
            </w:rPrChange>
          </w:rPr>
          <w:t xml:space="preserve"> </w:t>
        </w:r>
        <w:r w:rsidRPr="00CA02FD">
          <w:rPr>
            <w:rFonts w:ascii="Times New Roman" w:hAnsi="Times New Roman"/>
            <w:rPrChange w:id="2115" w:author="Author" w:date="2026-05-20T19:02:00Z" w16du:dateUtc="2026-05-20T11:02:00Z">
              <w:rPr>
                <w:rFonts w:ascii="Calibri" w:hAnsi="Calibri"/>
              </w:rPr>
            </w:rPrChange>
          </w:rPr>
          <w:t xml:space="preserve">7 </w:t>
        </w:r>
        <w:r w:rsidRPr="00CA02FD">
          <w:rPr>
            <w:rFonts w:ascii="Times New Roman" w:hAnsi="Times New Roman" w:hint="eastAsia"/>
            <w:rPrChange w:id="2116" w:author="Author" w:date="2026-05-20T19:02:00Z" w16du:dateUtc="2026-05-20T11:02:00Z">
              <w:rPr>
                <w:rFonts w:ascii="Calibri" w:eastAsia="宋体" w:hAnsi="Calibri" w:hint="eastAsia"/>
                <w:lang w:eastAsia="zh-CN"/>
              </w:rPr>
            </w:rPrChange>
          </w:rPr>
          <w:t xml:space="preserve">points </w:t>
        </w:r>
        <w:r w:rsidRPr="00CA02FD">
          <w:rPr>
            <w:rFonts w:ascii="Times New Roman" w:hAnsi="Times New Roman"/>
            <w:rPrChange w:id="2117" w:author="Author" w:date="2026-05-20T19:02:00Z" w16du:dateUtc="2026-05-20T11:02:00Z">
              <w:rPr>
                <w:rFonts w:ascii="Calibri" w:hAnsi="Calibri"/>
              </w:rPr>
            </w:rPrChange>
          </w:rPr>
          <w:t>per turn) and an expected boss-fight length of 8–10 turns.</w:t>
        </w:r>
      </w:ins>
    </w:p>
    <w:p w14:paraId="1F761E73" w14:textId="0EF2ED7C" w:rsidR="00CA02FD" w:rsidRPr="00CA02FD" w:rsidRDefault="00CA02FD" w:rsidP="00C63F2C">
      <w:pPr>
        <w:pStyle w:val="aff"/>
        <w:numPr>
          <w:ilvl w:val="0"/>
          <w:numId w:val="15"/>
        </w:numPr>
        <w:spacing w:after="0" w:line="300" w:lineRule="exact"/>
        <w:jc w:val="both"/>
        <w:rPr>
          <w:ins w:id="2118" w:author="Author" w:date="2026-05-20T19:02:00Z" w16du:dateUtc="2026-05-20T11:02:00Z"/>
          <w:rFonts w:ascii="Times New Roman" w:eastAsia="宋体" w:hAnsi="Times New Roman"/>
          <w:lang w:eastAsia="zh-CN"/>
          <w:rPrChange w:id="2119" w:author="Author" w:date="2026-05-20T19:02:00Z" w16du:dateUtc="2026-05-20T11:02:00Z">
            <w:rPr>
              <w:ins w:id="2120" w:author="Author" w:date="2026-05-20T19:02:00Z" w16du:dateUtc="2026-05-20T11:02:00Z"/>
              <w:rFonts w:eastAsia="宋体"/>
              <w:lang w:eastAsia="zh-CN"/>
            </w:rPr>
          </w:rPrChange>
        </w:rPr>
        <w:pPrChange w:id="2121" w:author="Author" w:date="2026-05-20T19:21:00Z" w16du:dateUtc="2026-05-20T11:21:00Z">
          <w:pPr>
            <w:spacing w:after="120" w:line="300" w:lineRule="exact"/>
            <w:ind w:firstLine="284"/>
            <w:jc w:val="both"/>
          </w:pPr>
        </w:pPrChange>
      </w:pPr>
      <w:ins w:id="2122" w:author="Author" w:date="2026-05-20T19:02:00Z" w16du:dateUtc="2026-05-20T11:02:00Z">
        <w:r w:rsidRPr="00C43270">
          <w:rPr>
            <w:rFonts w:ascii="Times New Roman" w:hAnsi="Times New Roman"/>
          </w:rPr>
          <w:t>At the transition from Level 9 to Level 10, restore +15 HP / +10 SAN before the boss fight to</w:t>
        </w:r>
        <w:r>
          <w:rPr>
            <w:rFonts w:ascii="Times New Roman" w:eastAsia="宋体" w:hAnsi="Times New Roman" w:hint="eastAsia"/>
            <w:lang w:eastAsia="zh-CN"/>
          </w:rPr>
          <w:t xml:space="preserve"> </w:t>
        </w:r>
        <w:r w:rsidRPr="00C43270">
          <w:rPr>
            <w:rFonts w:ascii="Times New Roman" w:hAnsi="Times New Roman"/>
          </w:rPr>
          <w:t>ensure the agent enters the boss fight in a stable condition.</w:t>
        </w:r>
      </w:ins>
    </w:p>
    <w:p w14:paraId="3C4CA1BF" w14:textId="714D8409" w:rsidR="00F724C2" w:rsidRPr="00F724C2" w:rsidDel="00F724C2" w:rsidRDefault="00F724C2" w:rsidP="00C63F2C">
      <w:pPr>
        <w:spacing w:after="0" w:line="300" w:lineRule="exact"/>
        <w:ind w:firstLineChars="100" w:firstLine="220"/>
        <w:jc w:val="both"/>
        <w:rPr>
          <w:del w:id="2123" w:author="Author" w:date="2026-05-20T19:02:00Z" w16du:dateUtc="2026-05-20T11:02:00Z"/>
          <w:rFonts w:ascii="Times New Roman" w:eastAsia="宋体" w:hAnsi="Times New Roman" w:hint="eastAsia"/>
          <w:lang w:eastAsia="zh-CN"/>
          <w:rPrChange w:id="2124" w:author="Author" w:date="2026-05-20T19:02:00Z" w16du:dateUtc="2026-05-20T11:02:00Z">
            <w:rPr>
              <w:del w:id="2125" w:author="Author" w:date="2026-05-20T19:02:00Z" w16du:dateUtc="2026-05-20T11:02:00Z"/>
            </w:rPr>
          </w:rPrChange>
        </w:rPr>
        <w:pPrChange w:id="2126" w:author="Author" w:date="2026-05-20T19:21:00Z" w16du:dateUtc="2026-05-20T11:21:00Z">
          <w:pPr>
            <w:pStyle w:val="a"/>
            <w:spacing w:after="80" w:line="280" w:lineRule="exact"/>
          </w:pPr>
        </w:pPrChange>
      </w:pPr>
    </w:p>
    <w:p w14:paraId="2FA0A407" w14:textId="11867CC6" w:rsidR="00AC7979" w:rsidRPr="00F724C2" w:rsidDel="00AC7979" w:rsidRDefault="00000000" w:rsidP="00C63F2C">
      <w:pPr>
        <w:spacing w:after="0" w:line="300" w:lineRule="exact"/>
        <w:ind w:firstLineChars="100" w:firstLine="220"/>
        <w:jc w:val="both"/>
        <w:rPr>
          <w:del w:id="2127" w:author="Author" w:date="2026-05-20T16:29:00Z" w16du:dateUtc="2026-05-20T08:29:00Z"/>
          <w:rFonts w:ascii="Times New Roman" w:hAnsi="Times New Roman"/>
          <w:rPrChange w:id="2128" w:author="Author" w:date="2026-05-20T19:01:00Z" w16du:dateUtc="2026-05-20T11:01:00Z">
            <w:rPr>
              <w:del w:id="2129" w:author="Author" w:date="2026-05-20T16:29:00Z" w16du:dateUtc="2026-05-20T08:29:00Z"/>
              <w:rFonts w:eastAsia="宋体"/>
              <w:lang w:eastAsia="zh-CN"/>
            </w:rPr>
          </w:rPrChange>
        </w:rPr>
        <w:pPrChange w:id="2130" w:author="Author" w:date="2026-05-20T19:21:00Z" w16du:dateUtc="2026-05-20T11:21:00Z">
          <w:pPr>
            <w:pStyle w:val="a"/>
            <w:numPr>
              <w:numId w:val="0"/>
            </w:numPr>
            <w:tabs>
              <w:tab w:val="clear" w:pos="360"/>
            </w:tabs>
            <w:spacing w:after="80" w:line="280" w:lineRule="exact"/>
            <w:ind w:left="0" w:firstLineChars="0" w:firstLine="0"/>
          </w:pPr>
        </w:pPrChange>
      </w:pPr>
      <w:del w:id="2131" w:author="Author" w:date="2026-05-20T16:31:00Z" w16du:dateUtc="2026-05-20T08:31:00Z">
        <w:r w:rsidRPr="00F724C2" w:rsidDel="00BD50F3">
          <w:rPr>
            <w:rFonts w:ascii="Times New Roman" w:hAnsi="Times New Roman"/>
            <w:rPrChange w:id="2132" w:author="Author" w:date="2026-05-20T19:01:00Z" w16du:dateUtc="2026-05-20T11:01:00Z">
              <w:rPr>
                <w:rFonts w:ascii="Calibri" w:hAnsi="Calibri"/>
              </w:rPr>
            </w:rPrChange>
          </w:rPr>
          <w:delText>B</w:delText>
        </w:r>
      </w:del>
      <w:del w:id="2133" w:author="Author" w:date="2026-05-20T16:30:00Z" w16du:dateUtc="2026-05-20T08:30:00Z">
        <w:r w:rsidRPr="00F724C2" w:rsidDel="00BD50F3">
          <w:rPr>
            <w:rFonts w:ascii="Times New Roman" w:hAnsi="Times New Roman"/>
            <w:rPrChange w:id="2134" w:author="Author" w:date="2026-05-20T19:01:00Z" w16du:dateUtc="2026-05-20T11:01:00Z">
              <w:rPr>
                <w:rFonts w:ascii="Calibri" w:hAnsi="Calibri"/>
              </w:rPr>
            </w:rPrChange>
          </w:rPr>
          <w:delText>oss HP reduced from 80 to 65, calibrated against the agent's average damage output (</w:delText>
        </w:r>
      </w:del>
      <w:del w:id="2135" w:author="Author" w:date="2026-05-20T16:26:00Z" w16du:dateUtc="2026-05-20T08:26:00Z">
        <w:r w:rsidRPr="00F724C2" w:rsidDel="00AC7979">
          <w:rPr>
            <w:rFonts w:ascii="Times New Roman" w:hAnsi="Times New Roman"/>
            <w:rPrChange w:id="2136" w:author="Author" w:date="2026-05-20T19:01:00Z" w16du:dateUtc="2026-05-20T11:01:00Z">
              <w:rPr>
                <w:rFonts w:ascii="Calibri" w:hAnsi="Calibri"/>
              </w:rPr>
            </w:rPrChange>
          </w:rPr>
          <w:delText>~</w:delText>
        </w:r>
      </w:del>
      <w:del w:id="2137" w:author="Author" w:date="2026-05-20T16:30:00Z" w16du:dateUtc="2026-05-20T08:30:00Z">
        <w:r w:rsidRPr="00F724C2" w:rsidDel="00BD50F3">
          <w:rPr>
            <w:rFonts w:ascii="Times New Roman" w:hAnsi="Times New Roman"/>
            <w:rPrChange w:id="2138" w:author="Author" w:date="2026-05-20T19:01:00Z" w16du:dateUtc="2026-05-20T11:01:00Z">
              <w:rPr>
                <w:rFonts w:ascii="Calibri" w:hAnsi="Calibri"/>
              </w:rPr>
            </w:rPrChange>
          </w:rPr>
          <w:delText>7 per turn) and an expected boss-fight length of 8–10 turns.</w:delText>
        </w:r>
      </w:del>
    </w:p>
    <w:p w14:paraId="5B4F1F30" w14:textId="6B488C25" w:rsidR="00D803EE" w:rsidRPr="00F724C2" w:rsidDel="00AC7979" w:rsidRDefault="00000000" w:rsidP="00C63F2C">
      <w:pPr>
        <w:pStyle w:val="a"/>
        <w:numPr>
          <w:ilvl w:val="0"/>
          <w:numId w:val="0"/>
        </w:numPr>
        <w:spacing w:after="0" w:line="280" w:lineRule="exact"/>
        <w:rPr>
          <w:del w:id="2139" w:author="Author" w:date="2026-05-20T16:28:00Z" w16du:dateUtc="2026-05-20T08:28:00Z"/>
          <w:rFonts w:ascii="Times New Roman" w:hAnsi="Times New Roman"/>
          <w:rPrChange w:id="2140" w:author="Author" w:date="2026-05-20T19:00:00Z" w16du:dateUtc="2026-05-20T11:00:00Z">
            <w:rPr>
              <w:del w:id="2141" w:author="Author" w:date="2026-05-20T16:28:00Z" w16du:dateUtc="2026-05-20T08:28:00Z"/>
              <w:rFonts w:ascii="Calibri" w:eastAsia="宋体" w:hAnsi="Calibri"/>
              <w:lang w:eastAsia="zh-CN"/>
            </w:rPr>
          </w:rPrChange>
        </w:rPr>
        <w:pPrChange w:id="2142" w:author="Author" w:date="2026-05-20T19:21:00Z" w16du:dateUtc="2026-05-20T11:21:00Z">
          <w:pPr>
            <w:pStyle w:val="a"/>
          </w:pPr>
        </w:pPrChange>
      </w:pPr>
      <w:del w:id="2143" w:author="Author" w:date="2026-05-20T16:28:00Z" w16du:dateUtc="2026-05-20T08:28:00Z">
        <w:r w:rsidRPr="00F724C2" w:rsidDel="00AC7979">
          <w:rPr>
            <w:rFonts w:ascii="Times New Roman" w:hAnsi="Times New Roman"/>
            <w:rPrChange w:id="2144" w:author="Author" w:date="2026-05-20T19:00:00Z" w16du:dateUtc="2026-05-20T11:00:00Z">
              <w:rPr>
                <w:rFonts w:ascii="Calibri" w:hAnsi="Calibri"/>
              </w:rPr>
            </w:rPrChange>
          </w:rPr>
          <w:delText>Pre-boss heal of +15 HP / +10 SAN at the floor 9</w:delText>
        </w:r>
      </w:del>
      <w:del w:id="2145" w:author="Author" w:date="2026-05-20T16:26:00Z" w16du:dateUtc="2026-05-20T08:26:00Z">
        <w:r w:rsidRPr="00F724C2" w:rsidDel="00AC7979">
          <w:rPr>
            <w:rFonts w:ascii="Times New Roman" w:hAnsi="Times New Roman"/>
            <w:rPrChange w:id="2146" w:author="Author" w:date="2026-05-20T19:00:00Z" w16du:dateUtc="2026-05-20T11:00:00Z">
              <w:rPr>
                <w:rFonts w:ascii="Calibri" w:hAnsi="Calibri"/>
              </w:rPr>
            </w:rPrChange>
          </w:rPr>
          <w:delText>→</w:delText>
        </w:r>
      </w:del>
      <w:del w:id="2147" w:author="Author" w:date="2026-05-20T16:28:00Z" w16du:dateUtc="2026-05-20T08:28:00Z">
        <w:r w:rsidRPr="00F724C2" w:rsidDel="00AC7979">
          <w:rPr>
            <w:rFonts w:ascii="Times New Roman" w:hAnsi="Times New Roman"/>
            <w:rPrChange w:id="2148" w:author="Author" w:date="2026-05-20T19:00:00Z" w16du:dateUtc="2026-05-20T11:00:00Z">
              <w:rPr>
                <w:rFonts w:ascii="Calibri" w:hAnsi="Calibri"/>
              </w:rPr>
            </w:rPrChange>
          </w:rPr>
          <w:delText>10 boundary, guaranteeing the agent enters the boss fight in playable condition.</w:delText>
        </w:r>
      </w:del>
    </w:p>
    <w:p w14:paraId="056C4883" w14:textId="2E2A8FDD" w:rsidR="00D803EE" w:rsidRPr="00F724C2" w:rsidRDefault="00000000" w:rsidP="00C63F2C">
      <w:pPr>
        <w:spacing w:after="0" w:line="300" w:lineRule="exact"/>
        <w:ind w:firstLine="284"/>
        <w:jc w:val="both"/>
        <w:rPr>
          <w:rFonts w:ascii="Times New Roman" w:hAnsi="Times New Roman"/>
          <w:rPrChange w:id="2149" w:author="Author" w:date="2026-05-20T19:00:00Z" w16du:dateUtc="2026-05-20T11:00:00Z">
            <w:rPr/>
          </w:rPrChange>
        </w:rPr>
        <w:pPrChange w:id="2150" w:author="Author" w:date="2026-05-20T19:21:00Z" w16du:dateUtc="2026-05-20T11:21:00Z">
          <w:pPr>
            <w:pStyle w:val="a"/>
          </w:pPr>
        </w:pPrChange>
      </w:pPr>
      <w:r w:rsidRPr="00F724C2">
        <w:rPr>
          <w:rFonts w:ascii="Times New Roman" w:hAnsi="Times New Roman"/>
          <w:rPrChange w:id="2151" w:author="Author" w:date="2026-05-20T19:00:00Z" w16du:dateUtc="2026-05-20T11:00:00Z">
            <w:rPr>
              <w:rFonts w:ascii="Calibri" w:hAnsi="Calibri"/>
            </w:rPr>
          </w:rPrChange>
        </w:rPr>
        <w:t xml:space="preserve">The resulting 95.1% boss-reach </w:t>
      </w:r>
      <w:del w:id="2152" w:author="Author" w:date="2026-05-20T16:27:00Z" w16du:dateUtc="2026-05-20T08:27:00Z">
        <w:r w:rsidRPr="00F724C2" w:rsidDel="00AC7979">
          <w:rPr>
            <w:rFonts w:ascii="Times New Roman" w:hAnsi="Times New Roman"/>
            <w:rPrChange w:id="2153" w:author="Author" w:date="2026-05-20T19:00:00Z" w16du:dateUtc="2026-05-20T11:00:00Z">
              <w:rPr>
                <w:rFonts w:ascii="Calibri" w:hAnsi="Calibri"/>
              </w:rPr>
            </w:rPrChange>
          </w:rPr>
          <w:delText xml:space="preserve">/ </w:delText>
        </w:r>
      </w:del>
      <w:ins w:id="2154" w:author="Author" w:date="2026-05-20T16:27:00Z" w16du:dateUtc="2026-05-20T08:27:00Z">
        <w:r w:rsidR="00AC7979" w:rsidRPr="00F724C2">
          <w:rPr>
            <w:rFonts w:ascii="Times New Roman" w:hAnsi="Times New Roman" w:hint="eastAsia"/>
            <w:rPrChange w:id="2155" w:author="Author" w:date="2026-05-20T19:00:00Z" w16du:dateUtc="2026-05-20T11:00:00Z">
              <w:rPr>
                <w:rFonts w:ascii="Calibri" w:eastAsia="宋体" w:hAnsi="Calibri" w:hint="eastAsia"/>
                <w:lang w:eastAsia="zh-CN"/>
              </w:rPr>
            </w:rPrChange>
          </w:rPr>
          <w:t>and</w:t>
        </w:r>
        <w:r w:rsidR="00AC7979" w:rsidRPr="00F724C2">
          <w:rPr>
            <w:rFonts w:ascii="Times New Roman" w:hAnsi="Times New Roman"/>
            <w:rPrChange w:id="2156" w:author="Author" w:date="2026-05-20T19:00:00Z" w16du:dateUtc="2026-05-20T11:00:00Z">
              <w:rPr>
                <w:rFonts w:ascii="Calibri" w:hAnsi="Calibri"/>
              </w:rPr>
            </w:rPrChange>
          </w:rPr>
          <w:t xml:space="preserve"> </w:t>
        </w:r>
      </w:ins>
      <w:r w:rsidRPr="00F724C2">
        <w:rPr>
          <w:rFonts w:ascii="Times New Roman" w:hAnsi="Times New Roman"/>
          <w:rPrChange w:id="2157" w:author="Author" w:date="2026-05-20T19:00:00Z" w16du:dateUtc="2026-05-20T11:00:00Z">
            <w:rPr>
              <w:rFonts w:ascii="Calibri" w:hAnsi="Calibri"/>
            </w:rPr>
          </w:rPrChange>
        </w:rPr>
        <w:t>56.1% win-rate split suggests the patches landed in the</w:t>
      </w:r>
      <w:ins w:id="2158" w:author="Author" w:date="2026-05-20T16:28:00Z" w16du:dateUtc="2026-05-20T08:28:00Z">
        <w:r w:rsidR="00AC7979" w:rsidRPr="00F724C2">
          <w:rPr>
            <w:rFonts w:ascii="Times New Roman" w:hAnsi="Times New Roman" w:hint="eastAsia"/>
            <w:rPrChange w:id="2159" w:author="Author" w:date="2026-05-20T19:00:00Z" w16du:dateUtc="2026-05-20T11:00:00Z">
              <w:rPr>
                <w:rFonts w:ascii="Calibri" w:eastAsia="宋体" w:hAnsi="Calibri" w:hint="eastAsia"/>
                <w:lang w:eastAsia="zh-CN"/>
              </w:rPr>
            </w:rPrChange>
          </w:rPr>
          <w:t xml:space="preserve"> </w:t>
        </w:r>
      </w:ins>
      <w:del w:id="2160" w:author="Author" w:date="2026-05-20T16:28:00Z" w16du:dateUtc="2026-05-20T08:28:00Z">
        <w:r w:rsidRPr="00F724C2" w:rsidDel="00AC7979">
          <w:rPr>
            <w:rFonts w:ascii="Times New Roman" w:hAnsi="Times New Roman"/>
            <w:rPrChange w:id="2161" w:author="Author" w:date="2026-05-20T19:00:00Z" w16du:dateUtc="2026-05-20T11:00:00Z">
              <w:rPr>
                <w:rFonts w:ascii="Calibri" w:hAnsi="Calibri"/>
              </w:rPr>
            </w:rPrChange>
          </w:rPr>
          <w:delText xml:space="preserve"> </w:delText>
        </w:r>
      </w:del>
      <w:r w:rsidRPr="00F724C2">
        <w:rPr>
          <w:rFonts w:ascii="Times New Roman" w:hAnsi="Times New Roman"/>
          <w:rPrChange w:id="2162" w:author="Author" w:date="2026-05-20T19:00:00Z" w16du:dateUtc="2026-05-20T11:00:00Z">
            <w:rPr>
              <w:rFonts w:ascii="Calibri" w:hAnsi="Calibri"/>
            </w:rPr>
          </w:rPrChange>
        </w:rPr>
        <w:t>right region. Further lowering the boss HP would push win rate above 75% and collapse the bimodal reward distribution, reducing the boss to a formality.</w:t>
      </w:r>
    </w:p>
    <w:p w14:paraId="2626756D" w14:textId="77777777" w:rsidR="00D803EE" w:rsidRPr="006A47D3" w:rsidRDefault="00000000">
      <w:pPr>
        <w:pStyle w:val="21"/>
        <w:rPr>
          <w:rFonts w:ascii="Times New Roman" w:hAnsi="Times New Roman" w:cs="Times New Roman"/>
          <w:color w:val="auto"/>
          <w:rPrChange w:id="2163" w:author="Author" w:date="2026-05-20T19:35:00Z" w16du:dateUtc="2026-05-20T11:35:00Z">
            <w:rPr>
              <w:color w:val="595959" w:themeColor="text1" w:themeTint="A6"/>
            </w:rPr>
          </w:rPrChange>
        </w:rPr>
      </w:pPr>
      <w:r w:rsidRPr="006A47D3">
        <w:rPr>
          <w:rFonts w:ascii="Times New Roman" w:hAnsi="Times New Roman" w:cs="Times New Roman"/>
          <w:color w:val="auto"/>
          <w:rPrChange w:id="2164" w:author="Author" w:date="2026-05-20T19:35:00Z" w16du:dateUtc="2026-05-20T11:35:00Z">
            <w:rPr>
              <w:rFonts w:ascii="Calibri" w:hAnsi="Calibri"/>
              <w:color w:val="595959" w:themeColor="text1" w:themeTint="A6"/>
            </w:rPr>
          </w:rPrChange>
        </w:rPr>
        <w:t xml:space="preserve">7.2 </w:t>
      </w:r>
      <w:del w:id="2165" w:author="Author" w:date="2026-05-20T19:21:00Z" w16du:dateUtc="2026-05-20T11:21:00Z">
        <w:r w:rsidRPr="006A47D3" w:rsidDel="00C63F2C">
          <w:rPr>
            <w:rFonts w:ascii="Times New Roman" w:hAnsi="Times New Roman" w:cs="Times New Roman"/>
            <w:color w:val="auto"/>
            <w:rPrChange w:id="2166" w:author="Author" w:date="2026-05-20T19:35:00Z" w16du:dateUtc="2026-05-20T11:35: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2167" w:author="Author" w:date="2026-05-20T19:35:00Z" w16du:dateUtc="2026-05-20T11:35:00Z">
            <w:rPr>
              <w:rFonts w:ascii="Calibri" w:hAnsi="Calibri"/>
              <w:color w:val="595959" w:themeColor="text1" w:themeTint="A6"/>
            </w:rPr>
          </w:rPrChange>
        </w:rPr>
        <w:t>Two Concrete Design Findings</w:t>
      </w:r>
    </w:p>
    <w:p w14:paraId="291EE232" w14:textId="77777777" w:rsidR="00BD50F3" w:rsidRPr="00C63F2C" w:rsidRDefault="00000000" w:rsidP="00C63F2C">
      <w:pPr>
        <w:spacing w:after="0" w:line="300" w:lineRule="exact"/>
        <w:ind w:firstLine="284"/>
        <w:jc w:val="both"/>
        <w:rPr>
          <w:ins w:id="2168" w:author="Author" w:date="2026-05-20T16:31:00Z" w16du:dateUtc="2026-05-20T08:31:00Z"/>
          <w:rFonts w:ascii="Times New Roman" w:eastAsia="宋体" w:hAnsi="Times New Roman" w:hint="eastAsia"/>
          <w:b/>
          <w:bCs/>
          <w:lang w:eastAsia="zh-CN"/>
          <w:rPrChange w:id="2169" w:author="Author" w:date="2026-05-20T19:20:00Z" w16du:dateUtc="2026-05-20T11:20:00Z">
            <w:rPr>
              <w:ins w:id="2170" w:author="Author" w:date="2026-05-20T16:31:00Z" w16du:dateUtc="2026-05-20T08:31:00Z"/>
              <w:rFonts w:ascii="Calibri" w:eastAsia="宋体" w:hAnsi="Calibri"/>
              <w:lang w:eastAsia="zh-CN"/>
            </w:rPr>
          </w:rPrChange>
        </w:rPr>
        <w:pPrChange w:id="2171" w:author="Author" w:date="2026-05-20T19:20:00Z" w16du:dateUtc="2026-05-20T11:20:00Z">
          <w:pPr>
            <w:spacing w:after="120" w:line="280" w:lineRule="exact"/>
            <w:ind w:firstLine="283"/>
          </w:pPr>
        </w:pPrChange>
      </w:pPr>
      <w:del w:id="2172" w:author="Author" w:date="2026-05-20T16:31:00Z" w16du:dateUtc="2026-05-20T08:31:00Z">
        <w:r w:rsidRPr="00C63F2C" w:rsidDel="00BD50F3">
          <w:rPr>
            <w:rFonts w:ascii="Times New Roman" w:hAnsi="Times New Roman"/>
            <w:b/>
            <w:bCs/>
            <w:rPrChange w:id="2173" w:author="Author" w:date="2026-05-20T19:20:00Z" w16du:dateUtc="2026-05-20T11:20:00Z">
              <w:rPr>
                <w:rFonts w:ascii="Calibri" w:hAnsi="Calibri"/>
                <w:b/>
              </w:rPr>
            </w:rPrChange>
          </w:rPr>
          <w:delText xml:space="preserve">Finding 1: </w:delText>
        </w:r>
      </w:del>
      <w:ins w:id="2174" w:author="Author" w:date="2026-05-20T16:31:00Z" w16du:dateUtc="2026-05-20T08:31:00Z">
        <w:r w:rsidR="00BD50F3" w:rsidRPr="00C63F2C">
          <w:rPr>
            <w:rFonts w:ascii="Times New Roman" w:hAnsi="Times New Roman" w:hint="eastAsia"/>
            <w:b/>
            <w:bCs/>
            <w:rPrChange w:id="2175" w:author="Author" w:date="2026-05-20T19:20:00Z" w16du:dateUtc="2026-05-20T11:20:00Z">
              <w:rPr>
                <w:rFonts w:ascii="Calibri" w:eastAsia="宋体" w:hAnsi="Calibri" w:hint="eastAsia"/>
                <w:b/>
                <w:lang w:eastAsia="zh-CN"/>
              </w:rPr>
            </w:rPrChange>
          </w:rPr>
          <w:t xml:space="preserve">(1). </w:t>
        </w:r>
      </w:ins>
      <w:r w:rsidRPr="00C63F2C">
        <w:rPr>
          <w:rFonts w:ascii="Times New Roman" w:hAnsi="Times New Roman"/>
          <w:b/>
          <w:bCs/>
          <w:rPrChange w:id="2176" w:author="Author" w:date="2026-05-20T19:20:00Z" w16du:dateUtc="2026-05-20T11:20:00Z">
            <w:rPr>
              <w:rFonts w:ascii="Calibri" w:hAnsi="Calibri"/>
              <w:b/>
            </w:rPr>
          </w:rPrChange>
        </w:rPr>
        <w:t>Ionic Shield is over-tuned</w:t>
      </w:r>
      <w:del w:id="2177" w:author="Author" w:date="2026-05-20T19:03:00Z" w16du:dateUtc="2026-05-20T11:03:00Z">
        <w:r w:rsidRPr="00C63F2C" w:rsidDel="00CA02FD">
          <w:rPr>
            <w:rFonts w:ascii="Times New Roman" w:hAnsi="Times New Roman"/>
            <w:b/>
            <w:bCs/>
            <w:rPrChange w:id="2178" w:author="Author" w:date="2026-05-20T19:20:00Z" w16du:dateUtc="2026-05-20T11:20:00Z">
              <w:rPr>
                <w:rFonts w:ascii="Calibri" w:hAnsi="Calibri"/>
                <w:b/>
              </w:rPr>
            </w:rPrChange>
          </w:rPr>
          <w:delText>.</w:delText>
        </w:r>
        <w:r w:rsidRPr="00C63F2C" w:rsidDel="00CA02FD">
          <w:rPr>
            <w:rFonts w:ascii="Times New Roman" w:hAnsi="Times New Roman"/>
            <w:b/>
            <w:bCs/>
            <w:rPrChange w:id="2179" w:author="Author" w:date="2026-05-20T19:20:00Z" w16du:dateUtc="2026-05-20T11:20:00Z">
              <w:rPr>
                <w:rFonts w:ascii="Calibri" w:hAnsi="Calibri"/>
              </w:rPr>
            </w:rPrChange>
          </w:rPr>
          <w:delText xml:space="preserve"> </w:delText>
        </w:r>
      </w:del>
    </w:p>
    <w:p w14:paraId="2C73940A" w14:textId="33CA80D5" w:rsidR="00D803EE" w:rsidRPr="00F724C2" w:rsidRDefault="00BD50F3" w:rsidP="00C63F2C">
      <w:pPr>
        <w:spacing w:after="0" w:line="300" w:lineRule="exact"/>
        <w:ind w:firstLine="284"/>
        <w:jc w:val="both"/>
        <w:rPr>
          <w:rFonts w:ascii="Times New Roman" w:hAnsi="Times New Roman"/>
          <w:rPrChange w:id="2180" w:author="Author" w:date="2026-05-20T19:00:00Z" w16du:dateUtc="2026-05-20T11:00:00Z">
            <w:rPr/>
          </w:rPrChange>
        </w:rPr>
        <w:pPrChange w:id="2181" w:author="Author" w:date="2026-05-20T19:20:00Z" w16du:dateUtc="2026-05-20T11:20:00Z">
          <w:pPr>
            <w:spacing w:after="120" w:line="280" w:lineRule="exact"/>
            <w:ind w:firstLine="283"/>
          </w:pPr>
        </w:pPrChange>
      </w:pPr>
      <w:ins w:id="2182" w:author="Author" w:date="2026-05-20T16:36:00Z" w16du:dateUtc="2026-05-20T08:36:00Z">
        <w:r w:rsidRPr="00F724C2">
          <w:rPr>
            <w:rFonts w:ascii="Times New Roman" w:hAnsi="Times New Roman"/>
            <w:rPrChange w:id="2183" w:author="Author" w:date="2026-05-20T19:00:00Z" w16du:dateUtc="2026-05-20T11:00:00Z">
              <w:rPr>
                <w:rFonts w:ascii="Calibri" w:hAnsi="Calibri"/>
              </w:rPr>
            </w:rPrChange>
          </w:rPr>
          <w:lastRenderedPageBreak/>
          <w:t>In a 15-card deck, this single card has a 45.3% play rate, indicating its overwhelming dominance</w:t>
        </w:r>
      </w:ins>
      <w:del w:id="2184" w:author="Author" w:date="2026-05-20T16:36:00Z" w16du:dateUtc="2026-05-20T08:36:00Z">
        <w:r w:rsidR="00000000" w:rsidRPr="00F724C2" w:rsidDel="00BD50F3">
          <w:rPr>
            <w:rFonts w:ascii="Times New Roman" w:hAnsi="Times New Roman"/>
            <w:rPrChange w:id="2185" w:author="Author" w:date="2026-05-20T19:00:00Z" w16du:dateUtc="2026-05-20T11:00:00Z">
              <w:rPr>
                <w:rFonts w:ascii="Calibri" w:hAnsi="Calibri"/>
              </w:rPr>
            </w:rPrChange>
          </w:rPr>
          <w:delText>A single card accounting for 45.3% of plays in a 15-card deck constitutes a strong dominance signal</w:delText>
        </w:r>
      </w:del>
      <w:r w:rsidR="00000000" w:rsidRPr="00F724C2">
        <w:rPr>
          <w:rFonts w:ascii="Times New Roman" w:hAnsi="Times New Roman"/>
          <w:rPrChange w:id="2186" w:author="Author" w:date="2026-05-20T19:00:00Z" w16du:dateUtc="2026-05-20T11:00:00Z">
            <w:rPr>
              <w:rFonts w:ascii="Calibri" w:hAnsi="Calibri"/>
            </w:rPr>
          </w:rPrChange>
        </w:rPr>
        <w:t>. Ionic Shield (cost 1) grants armor that scales linearly with skill cards played that turn — an interaction that becomes overwhelming once the deck cycles. The agent discovered the loop "Ionic Shield → Disassemble → Memory Wipe → Ionic Shield" that reduces most incoming damage to zero. Raising the cost to 2 energy, or capping armor gain per turn, should bring its share down to</w:t>
      </w:r>
      <w:ins w:id="2187" w:author="Author" w:date="2026-05-20T16:34:00Z" w16du:dateUtc="2026-05-20T08:34:00Z">
        <w:r w:rsidRPr="00F724C2">
          <w:rPr>
            <w:rFonts w:ascii="Times New Roman" w:hAnsi="Times New Roman" w:hint="eastAsia"/>
            <w:rPrChange w:id="2188" w:author="Author" w:date="2026-05-20T19:00:00Z" w16du:dateUtc="2026-05-20T11:00:00Z">
              <w:rPr>
                <w:rFonts w:ascii="Calibri" w:eastAsia="宋体" w:hAnsi="Calibri" w:hint="eastAsia"/>
                <w:lang w:eastAsia="zh-CN"/>
              </w:rPr>
            </w:rPrChange>
          </w:rPr>
          <w:t xml:space="preserve"> around </w:t>
        </w:r>
      </w:ins>
      <w:del w:id="2189" w:author="Author" w:date="2026-05-20T16:34:00Z" w16du:dateUtc="2026-05-20T08:34:00Z">
        <w:r w:rsidR="00000000" w:rsidRPr="00F724C2" w:rsidDel="00BD50F3">
          <w:rPr>
            <w:rFonts w:ascii="Times New Roman" w:hAnsi="Times New Roman"/>
            <w:rPrChange w:id="2190" w:author="Author" w:date="2026-05-20T19:00:00Z" w16du:dateUtc="2026-05-20T11:00:00Z">
              <w:rPr>
                <w:rFonts w:ascii="Calibri" w:hAnsi="Calibri"/>
              </w:rPr>
            </w:rPrChange>
          </w:rPr>
          <w:delText xml:space="preserve"> ~</w:delText>
        </w:r>
      </w:del>
      <w:r w:rsidR="00000000" w:rsidRPr="00F724C2">
        <w:rPr>
          <w:rFonts w:ascii="Times New Roman" w:hAnsi="Times New Roman"/>
          <w:rPrChange w:id="2191" w:author="Author" w:date="2026-05-20T19:00:00Z" w16du:dateUtc="2026-05-20T11:00:00Z">
            <w:rPr>
              <w:rFonts w:ascii="Calibri" w:hAnsi="Calibri"/>
            </w:rPr>
          </w:rPrChange>
        </w:rPr>
        <w:t>25% and encourage use of the currently flat-tailed cards.</w:t>
      </w:r>
    </w:p>
    <w:p w14:paraId="39C5B805" w14:textId="77777777" w:rsidR="00BD50F3" w:rsidRPr="00C63F2C" w:rsidRDefault="00000000" w:rsidP="00C63F2C">
      <w:pPr>
        <w:spacing w:after="0" w:line="300" w:lineRule="exact"/>
        <w:ind w:firstLine="284"/>
        <w:jc w:val="both"/>
        <w:rPr>
          <w:ins w:id="2192" w:author="Author" w:date="2026-05-20T16:31:00Z" w16du:dateUtc="2026-05-20T08:31:00Z"/>
          <w:rFonts w:ascii="Times New Roman" w:eastAsia="宋体" w:hAnsi="Times New Roman" w:hint="eastAsia"/>
          <w:b/>
          <w:bCs/>
          <w:lang w:eastAsia="zh-CN"/>
          <w:rPrChange w:id="2193" w:author="Author" w:date="2026-05-20T19:19:00Z" w16du:dateUtc="2026-05-20T11:19:00Z">
            <w:rPr>
              <w:ins w:id="2194" w:author="Author" w:date="2026-05-20T16:31:00Z" w16du:dateUtc="2026-05-20T08:31:00Z"/>
              <w:rFonts w:ascii="Calibri" w:eastAsia="宋体" w:hAnsi="Calibri"/>
              <w:lang w:eastAsia="zh-CN"/>
            </w:rPr>
          </w:rPrChange>
        </w:rPr>
        <w:pPrChange w:id="2195" w:author="Author" w:date="2026-05-20T19:20:00Z" w16du:dateUtc="2026-05-20T11:20:00Z">
          <w:pPr>
            <w:spacing w:after="120" w:line="280" w:lineRule="exact"/>
            <w:ind w:firstLine="283"/>
          </w:pPr>
        </w:pPrChange>
      </w:pPr>
      <w:del w:id="2196" w:author="Author" w:date="2026-05-20T16:31:00Z" w16du:dateUtc="2026-05-20T08:31:00Z">
        <w:r w:rsidRPr="00C63F2C" w:rsidDel="00BD50F3">
          <w:rPr>
            <w:rFonts w:ascii="Times New Roman" w:hAnsi="Times New Roman"/>
            <w:b/>
            <w:bCs/>
            <w:rPrChange w:id="2197" w:author="Author" w:date="2026-05-20T19:19:00Z" w16du:dateUtc="2026-05-20T11:19:00Z">
              <w:rPr>
                <w:rFonts w:ascii="Calibri" w:hAnsi="Calibri"/>
                <w:b/>
              </w:rPr>
            </w:rPrChange>
          </w:rPr>
          <w:delText xml:space="preserve">Finding 2: </w:delText>
        </w:r>
      </w:del>
      <w:ins w:id="2198" w:author="Author" w:date="2026-05-20T16:31:00Z" w16du:dateUtc="2026-05-20T08:31:00Z">
        <w:r w:rsidR="00BD50F3" w:rsidRPr="00C63F2C">
          <w:rPr>
            <w:rFonts w:ascii="Times New Roman" w:hAnsi="Times New Roman" w:hint="eastAsia"/>
            <w:b/>
            <w:bCs/>
            <w:rPrChange w:id="2199" w:author="Author" w:date="2026-05-20T19:19:00Z" w16du:dateUtc="2026-05-20T11:19:00Z">
              <w:rPr>
                <w:rFonts w:ascii="Calibri" w:eastAsia="宋体" w:hAnsi="Calibri" w:hint="eastAsia"/>
                <w:b/>
                <w:lang w:eastAsia="zh-CN"/>
              </w:rPr>
            </w:rPrChange>
          </w:rPr>
          <w:t xml:space="preserve">(2). </w:t>
        </w:r>
      </w:ins>
      <w:r w:rsidRPr="00C63F2C">
        <w:rPr>
          <w:rFonts w:ascii="Times New Roman" w:hAnsi="Times New Roman"/>
          <w:b/>
          <w:bCs/>
          <w:rPrChange w:id="2200" w:author="Author" w:date="2026-05-20T19:19:00Z" w16du:dateUtc="2026-05-20T11:19:00Z">
            <w:rPr>
              <w:rFonts w:ascii="Calibri" w:hAnsi="Calibri"/>
              <w:b/>
            </w:rPr>
          </w:rPrChange>
        </w:rPr>
        <w:t>Two cards are effectively dead</w:t>
      </w:r>
      <w:del w:id="2201" w:author="Author" w:date="2026-05-20T19:03:00Z" w16du:dateUtc="2026-05-20T11:03:00Z">
        <w:r w:rsidRPr="00C63F2C" w:rsidDel="00CA02FD">
          <w:rPr>
            <w:rFonts w:ascii="Times New Roman" w:hAnsi="Times New Roman"/>
            <w:b/>
            <w:bCs/>
            <w:rPrChange w:id="2202" w:author="Author" w:date="2026-05-20T19:19:00Z" w16du:dateUtc="2026-05-20T11:19:00Z">
              <w:rPr>
                <w:rFonts w:ascii="Calibri" w:hAnsi="Calibri"/>
                <w:b/>
              </w:rPr>
            </w:rPrChange>
          </w:rPr>
          <w:delText>.</w:delText>
        </w:r>
        <w:r w:rsidRPr="00C63F2C" w:rsidDel="00CA02FD">
          <w:rPr>
            <w:rFonts w:ascii="Times New Roman" w:hAnsi="Times New Roman"/>
            <w:b/>
            <w:bCs/>
            <w:rPrChange w:id="2203" w:author="Author" w:date="2026-05-20T19:19:00Z" w16du:dateUtc="2026-05-20T11:19:00Z">
              <w:rPr>
                <w:rFonts w:ascii="Calibri" w:hAnsi="Calibri"/>
              </w:rPr>
            </w:rPrChange>
          </w:rPr>
          <w:delText xml:space="preserve"> </w:delText>
        </w:r>
      </w:del>
    </w:p>
    <w:p w14:paraId="69031B5F" w14:textId="348A96E5" w:rsidR="00D803EE" w:rsidRPr="00F724C2" w:rsidRDefault="00000000" w:rsidP="00C63F2C">
      <w:pPr>
        <w:spacing w:after="0" w:line="300" w:lineRule="exact"/>
        <w:ind w:firstLine="284"/>
        <w:jc w:val="both"/>
        <w:rPr>
          <w:rFonts w:ascii="Times New Roman" w:hAnsi="Times New Roman"/>
          <w:rPrChange w:id="2204" w:author="Author" w:date="2026-05-20T19:00:00Z" w16du:dateUtc="2026-05-20T11:00:00Z">
            <w:rPr/>
          </w:rPrChange>
        </w:rPr>
        <w:pPrChange w:id="2205" w:author="Author" w:date="2026-05-20T19:20:00Z" w16du:dateUtc="2026-05-20T11:20:00Z">
          <w:pPr>
            <w:spacing w:after="120" w:line="280" w:lineRule="exact"/>
            <w:ind w:firstLine="283"/>
          </w:pPr>
        </w:pPrChange>
      </w:pPr>
      <w:r w:rsidRPr="00F724C2">
        <w:rPr>
          <w:rFonts w:ascii="Times New Roman" w:hAnsi="Times New Roman"/>
          <w:rPrChange w:id="2206" w:author="Author" w:date="2026-05-20T19:00:00Z" w16du:dateUtc="2026-05-20T11:00:00Z">
            <w:rPr>
              <w:rFonts w:ascii="Calibri" w:hAnsi="Calibri"/>
            </w:rPr>
          </w:rPrChange>
        </w:rPr>
        <w:t>Black Whisper and Nameless Kiss together account for 0.2% of plays</w:t>
      </w:r>
      <w:ins w:id="2207" w:author="Author" w:date="2026-05-20T16:32:00Z" w16du:dateUtc="2026-05-20T08:32:00Z">
        <w:r w:rsidR="00BD50F3" w:rsidRPr="00F724C2">
          <w:rPr>
            <w:rFonts w:ascii="Times New Roman" w:hAnsi="Times New Roman" w:hint="eastAsia"/>
            <w:rPrChange w:id="2208" w:author="Author" w:date="2026-05-20T19:00:00Z" w16du:dateUtc="2026-05-20T11:00:00Z">
              <w:rPr>
                <w:rFonts w:ascii="Calibri" w:eastAsia="宋体" w:hAnsi="Calibri" w:hint="eastAsia"/>
                <w:lang w:eastAsia="zh-CN"/>
              </w:rPr>
            </w:rPrChange>
          </w:rPr>
          <w:t>,</w:t>
        </w:r>
      </w:ins>
      <w:r w:rsidRPr="00F724C2">
        <w:rPr>
          <w:rFonts w:ascii="Times New Roman" w:hAnsi="Times New Roman"/>
          <w:rPrChange w:id="2209" w:author="Author" w:date="2026-05-20T19:00:00Z" w16du:dateUtc="2026-05-20T11:00:00Z">
            <w:rPr>
              <w:rFonts w:ascii="Calibri" w:hAnsi="Calibri"/>
            </w:rPr>
          </w:rPrChange>
        </w:rPr>
        <w:t xml:space="preserve"> </w:t>
      </w:r>
      <w:ins w:id="2210" w:author="Author" w:date="2026-05-20T16:32:00Z" w16du:dateUtc="2026-05-20T08:32:00Z">
        <w:r w:rsidR="00BD50F3" w:rsidRPr="00F724C2">
          <w:rPr>
            <w:rFonts w:ascii="Times New Roman" w:hAnsi="Times New Roman"/>
            <w:rPrChange w:id="2211" w:author="Author" w:date="2026-05-20T19:00:00Z" w16du:dateUtc="2026-05-20T11:00:00Z">
              <w:rPr>
                <w:rFonts w:ascii="Calibri" w:hAnsi="Calibri"/>
              </w:rPr>
            </w:rPrChange>
          </w:rPr>
          <w:t>appearing just 92 times out of 47,315 games</w:t>
        </w:r>
      </w:ins>
      <w:del w:id="2212" w:author="Author" w:date="2026-05-20T16:32:00Z" w16du:dateUtc="2026-05-20T08:32:00Z">
        <w:r w:rsidRPr="00F724C2" w:rsidDel="00BD50F3">
          <w:rPr>
            <w:rFonts w:ascii="Times New Roman" w:hAnsi="Times New Roman"/>
            <w:rPrChange w:id="2213" w:author="Author" w:date="2026-05-20T19:00:00Z" w16du:dateUtc="2026-05-20T11:00:00Z">
              <w:rPr>
                <w:rFonts w:ascii="Calibri" w:hAnsi="Calibri"/>
              </w:rPr>
            </w:rPrChange>
          </w:rPr>
          <w:delText>— 92 out of 47,315</w:delText>
        </w:r>
      </w:del>
      <w:r w:rsidRPr="00F724C2">
        <w:rPr>
          <w:rFonts w:ascii="Times New Roman" w:hAnsi="Times New Roman"/>
          <w:rPrChange w:id="2214" w:author="Author" w:date="2026-05-20T19:00:00Z" w16du:dateUtc="2026-05-20T11:00:00Z">
            <w:rPr>
              <w:rFonts w:ascii="Calibri" w:hAnsi="Calibri"/>
            </w:rPr>
          </w:rPrChange>
        </w:rPr>
        <w:t xml:space="preserve">. Both trade SAN for high-damage effects. The agent determined that under the current reward function the SAN cost outweighs the damage benefit in every reachable state — they are not difficult to use, they are </w:t>
      </w:r>
      <w:r w:rsidRPr="00F724C2">
        <w:rPr>
          <w:rFonts w:ascii="Times New Roman" w:hAnsi="Times New Roman"/>
          <w:rPrChange w:id="2215" w:author="Author" w:date="2026-05-20T19:00:00Z" w16du:dateUtc="2026-05-20T11:00:00Z">
            <w:rPr>
              <w:rFonts w:ascii="Calibri" w:hAnsi="Calibri"/>
              <w:i/>
            </w:rPr>
          </w:rPrChange>
        </w:rPr>
        <w:t>strictly dominated</w:t>
      </w:r>
      <w:r w:rsidRPr="00F724C2">
        <w:rPr>
          <w:rFonts w:ascii="Times New Roman" w:hAnsi="Times New Roman"/>
          <w:rPrChange w:id="2216" w:author="Author" w:date="2026-05-20T19:00:00Z" w16du:dateUtc="2026-05-20T11:00:00Z">
            <w:rPr>
              <w:rFonts w:ascii="Calibri" w:hAnsi="Calibri"/>
            </w:rPr>
          </w:rPrChange>
        </w:rPr>
        <w:t>. Lowering their SAN cost by 50% or adding a draw effect would make the trade-off viable. The choice of fix is a design question; the existence of the problem was identified by the agent.</w:t>
      </w:r>
    </w:p>
    <w:p w14:paraId="373E0040" w14:textId="1CBA181E" w:rsidR="00D803EE" w:rsidRPr="00F724C2" w:rsidRDefault="00000000" w:rsidP="00C63F2C">
      <w:pPr>
        <w:spacing w:after="0" w:line="300" w:lineRule="exact"/>
        <w:ind w:firstLine="284"/>
        <w:jc w:val="both"/>
        <w:rPr>
          <w:rFonts w:ascii="Times New Roman" w:hAnsi="Times New Roman"/>
          <w:rPrChange w:id="2217" w:author="Author" w:date="2026-05-20T19:00:00Z" w16du:dateUtc="2026-05-20T11:00:00Z">
            <w:rPr/>
          </w:rPrChange>
        </w:rPr>
        <w:pPrChange w:id="2218" w:author="Author" w:date="2026-05-20T19:20:00Z" w16du:dateUtc="2026-05-20T11:20:00Z">
          <w:pPr>
            <w:spacing w:after="120" w:line="280" w:lineRule="exact"/>
            <w:ind w:firstLine="283"/>
          </w:pPr>
        </w:pPrChange>
      </w:pPr>
      <w:r w:rsidRPr="00F724C2">
        <w:rPr>
          <w:rFonts w:ascii="Times New Roman" w:hAnsi="Times New Roman"/>
          <w:rPrChange w:id="2219" w:author="Author" w:date="2026-05-20T19:00:00Z" w16du:dateUtc="2026-05-20T11:00:00Z">
            <w:rPr>
              <w:rFonts w:ascii="Calibri" w:hAnsi="Calibri"/>
            </w:rPr>
          </w:rPrChange>
        </w:rPr>
        <w:t xml:space="preserve">Both findings would have taken weeks of human playtesting to surface with comparable statistical confidence. The 1,000-episode evaluation took </w:t>
      </w:r>
      <w:ins w:id="2220" w:author="Author" w:date="2026-05-20T16:35:00Z" w16du:dateUtc="2026-05-20T08:35:00Z">
        <w:r w:rsidR="00BD50F3" w:rsidRPr="00F724C2">
          <w:rPr>
            <w:rFonts w:ascii="Times New Roman" w:hAnsi="Times New Roman" w:hint="eastAsia"/>
            <w:rPrChange w:id="2221" w:author="Author" w:date="2026-05-20T19:00:00Z" w16du:dateUtc="2026-05-20T11:00:00Z">
              <w:rPr>
                <w:rFonts w:ascii="Calibri" w:eastAsia="宋体" w:hAnsi="Calibri" w:hint="eastAsia"/>
                <w:lang w:eastAsia="zh-CN"/>
              </w:rPr>
            </w:rPrChange>
          </w:rPr>
          <w:t xml:space="preserve">only </w:t>
        </w:r>
      </w:ins>
      <w:r w:rsidRPr="00F724C2">
        <w:rPr>
          <w:rFonts w:ascii="Times New Roman" w:hAnsi="Times New Roman"/>
          <w:rPrChange w:id="2222" w:author="Author" w:date="2026-05-20T19:00:00Z" w16du:dateUtc="2026-05-20T11:00:00Z">
            <w:rPr>
              <w:rFonts w:ascii="Calibri" w:hAnsi="Calibri"/>
            </w:rPr>
          </w:rPrChange>
        </w:rPr>
        <w:t>138 seconds.</w:t>
      </w:r>
    </w:p>
    <w:p w14:paraId="609C70F0" w14:textId="77777777" w:rsidR="00D803EE" w:rsidRPr="006A47D3" w:rsidDel="00A102B1" w:rsidRDefault="00000000">
      <w:pPr>
        <w:pStyle w:val="21"/>
        <w:rPr>
          <w:del w:id="2223" w:author="Author" w:date="2026-05-20T16:46:00Z" w16du:dateUtc="2026-05-20T08:46:00Z"/>
          <w:rFonts w:ascii="Times New Roman" w:hAnsi="Times New Roman" w:cs="Times New Roman"/>
          <w:color w:val="auto"/>
          <w:rPrChange w:id="2224" w:author="Author" w:date="2026-05-20T19:35:00Z" w16du:dateUtc="2026-05-20T11:35:00Z">
            <w:rPr>
              <w:del w:id="2225" w:author="Author" w:date="2026-05-20T16:46:00Z" w16du:dateUtc="2026-05-20T08:46:00Z"/>
              <w:color w:val="595959" w:themeColor="text1" w:themeTint="A6"/>
            </w:rPr>
          </w:rPrChange>
        </w:rPr>
      </w:pPr>
      <w:r w:rsidRPr="006A47D3">
        <w:rPr>
          <w:rFonts w:ascii="Times New Roman" w:hAnsi="Times New Roman" w:cs="Times New Roman"/>
          <w:color w:val="auto"/>
          <w:rPrChange w:id="2226" w:author="Author" w:date="2026-05-20T19:35:00Z" w16du:dateUtc="2026-05-20T11:35:00Z">
            <w:rPr>
              <w:rFonts w:ascii="Calibri" w:hAnsi="Calibri"/>
              <w:color w:val="595959" w:themeColor="text1" w:themeTint="A6"/>
            </w:rPr>
          </w:rPrChange>
        </w:rPr>
        <w:t xml:space="preserve">7.3 </w:t>
      </w:r>
      <w:del w:id="2227" w:author="Author" w:date="2026-05-20T19:21:00Z" w16du:dateUtc="2026-05-20T11:21:00Z">
        <w:r w:rsidRPr="006A47D3" w:rsidDel="00C63F2C">
          <w:rPr>
            <w:rFonts w:ascii="Times New Roman" w:hAnsi="Times New Roman" w:cs="Times New Roman"/>
            <w:color w:val="auto"/>
            <w:rPrChange w:id="2228" w:author="Author" w:date="2026-05-20T19:35:00Z" w16du:dateUtc="2026-05-20T11:35: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2229" w:author="Author" w:date="2026-05-20T19:35:00Z" w16du:dateUtc="2026-05-20T11:35:00Z">
            <w:rPr>
              <w:rFonts w:ascii="Calibri" w:hAnsi="Calibri"/>
              <w:color w:val="595959" w:themeColor="text1" w:themeTint="A6"/>
            </w:rPr>
          </w:rPrChange>
        </w:rPr>
        <w:t>Limitations</w:t>
      </w:r>
    </w:p>
    <w:p w14:paraId="6CA59149" w14:textId="3E9908B7" w:rsidR="00D803EE" w:rsidDel="00A102B1" w:rsidRDefault="00000000" w:rsidP="00A102B1">
      <w:pPr>
        <w:pStyle w:val="a0"/>
        <w:spacing w:after="80" w:line="280" w:lineRule="exact"/>
        <w:ind w:left="0" w:firstLine="0"/>
        <w:rPr>
          <w:del w:id="2230" w:author="Author" w:date="2026-05-20T16:46:00Z" w16du:dateUtc="2026-05-20T08:46:00Z"/>
        </w:rPr>
        <w:pPrChange w:id="2231" w:author="Author" w:date="2026-05-20T16:46:00Z" w16du:dateUtc="2026-05-20T08:46:00Z">
          <w:pPr>
            <w:pStyle w:val="a0"/>
            <w:spacing w:after="80" w:line="280" w:lineRule="exact"/>
          </w:pPr>
        </w:pPrChange>
      </w:pPr>
      <w:del w:id="2232" w:author="Author" w:date="2026-05-20T16:46:00Z" w16du:dateUtc="2026-05-20T08:46:00Z">
        <w:r w:rsidDel="00A102B1">
          <w:rPr>
            <w:rFonts w:ascii="Calibri" w:hAnsi="Calibri"/>
          </w:rPr>
          <w:delText>Single-seed training. All numbers come from one run with seed 42. Informal re-runs on different Colab sessions reproduced metrics within ±2%, but a formal 5-seed mean ± std is left for future work.</w:delText>
        </w:r>
      </w:del>
    </w:p>
    <w:p w14:paraId="26C37F27" w14:textId="0B8CD8B5" w:rsidR="00D803EE" w:rsidDel="00A102B1" w:rsidRDefault="00000000" w:rsidP="00A102B1">
      <w:pPr>
        <w:pStyle w:val="a0"/>
        <w:spacing w:after="80" w:line="280" w:lineRule="exact"/>
        <w:ind w:left="0" w:firstLine="0"/>
        <w:rPr>
          <w:del w:id="2233" w:author="Author" w:date="2026-05-20T16:46:00Z" w16du:dateUtc="2026-05-20T08:46:00Z"/>
        </w:rPr>
        <w:pPrChange w:id="2234" w:author="Author" w:date="2026-05-20T16:46:00Z" w16du:dateUtc="2026-05-20T08:46:00Z">
          <w:pPr>
            <w:pStyle w:val="a0"/>
            <w:spacing w:after="80" w:line="280" w:lineRule="exact"/>
          </w:pPr>
        </w:pPrChange>
      </w:pPr>
      <w:del w:id="2235" w:author="Author" w:date="2026-05-20T16:46:00Z" w16du:dateUtc="2026-05-20T08:46:00Z">
        <w:r w:rsidDel="00A102B1">
          <w:rPr>
            <w:rFonts w:ascii="Calibri" w:hAnsi="Calibri"/>
          </w:rPr>
          <w:delText>Deterministic evaluation (deterministic=True). Stochastic evaluation would likely yield slightly lower mean reward but tighter variance; the trade-off was not studied.</w:delText>
        </w:r>
      </w:del>
    </w:p>
    <w:p w14:paraId="34F1C8B8" w14:textId="16F2A7DA" w:rsidR="00D803EE" w:rsidDel="00A102B1" w:rsidRDefault="00000000" w:rsidP="00A102B1">
      <w:pPr>
        <w:pStyle w:val="a0"/>
        <w:spacing w:after="80" w:line="280" w:lineRule="exact"/>
        <w:ind w:left="0" w:firstLine="0"/>
        <w:rPr>
          <w:del w:id="2236" w:author="Author" w:date="2026-05-20T16:46:00Z" w16du:dateUtc="2026-05-20T08:46:00Z"/>
        </w:rPr>
        <w:pPrChange w:id="2237" w:author="Author" w:date="2026-05-20T16:46:00Z" w16du:dateUtc="2026-05-20T08:46:00Z">
          <w:pPr>
            <w:pStyle w:val="a0"/>
            <w:spacing w:after="80" w:line="280" w:lineRule="exact"/>
          </w:pPr>
        </w:pPrChange>
      </w:pPr>
      <w:del w:id="2238" w:author="Author" w:date="2026-05-20T16:46:00Z" w16du:dateUtc="2026-05-20T08:46:00Z">
        <w:r w:rsidDel="00A102B1">
          <w:rPr>
            <w:rFonts w:ascii="Calibri" w:hAnsi="Calibri"/>
          </w:rPr>
          <w:delText>No difficulty scaling. Mini Whisper has no Ascension-style tier system. Adding a tunable difficulty parameter and studying how the policy and win curve respond is a natural next step.</w:delText>
        </w:r>
      </w:del>
    </w:p>
    <w:p w14:paraId="3AAE149C" w14:textId="78186C28" w:rsidR="00D803EE" w:rsidDel="00A102B1" w:rsidRDefault="00000000" w:rsidP="00A102B1">
      <w:pPr>
        <w:pStyle w:val="a0"/>
        <w:spacing w:after="80" w:line="280" w:lineRule="exact"/>
        <w:ind w:left="0" w:firstLine="0"/>
        <w:rPr>
          <w:del w:id="2239" w:author="Author" w:date="2026-05-20T16:46:00Z" w16du:dateUtc="2026-05-20T08:46:00Z"/>
        </w:rPr>
        <w:pPrChange w:id="2240" w:author="Author" w:date="2026-05-20T16:46:00Z" w16du:dateUtc="2026-05-20T08:46:00Z">
          <w:pPr>
            <w:pStyle w:val="a0"/>
            <w:spacing w:after="80" w:line="280" w:lineRule="exact"/>
          </w:pPr>
        </w:pPrChange>
      </w:pPr>
      <w:del w:id="2241" w:author="Author" w:date="2026-05-20T16:46:00Z" w16du:dateUtc="2026-05-20T08:46:00Z">
        <w:r w:rsidDel="00A102B1">
          <w:rPr>
            <w:rFonts w:ascii="Calibri" w:hAnsi="Calibri"/>
          </w:rPr>
          <w:delText>No comparison baseline. The evaluation does not benchmark against MCTS, random play, or a hand-coded heuristic. A scripted heuristic or MCTS comparison would strengthen the case for PPO as the method of choice.</w:delText>
        </w:r>
      </w:del>
    </w:p>
    <w:p w14:paraId="0AFF11E4" w14:textId="26873442" w:rsidR="00BD50F3" w:rsidRDefault="00000000" w:rsidP="00A102B1">
      <w:pPr>
        <w:pStyle w:val="21"/>
        <w:rPr>
          <w:ins w:id="2242" w:author="Author" w:date="2026-05-20T16:38:00Z" w16du:dateUtc="2026-05-20T08:38:00Z"/>
          <w:rFonts w:eastAsia="宋体"/>
          <w:lang w:eastAsia="zh-CN"/>
        </w:rPr>
        <w:pPrChange w:id="2243" w:author="Author" w:date="2026-05-20T16:46:00Z" w16du:dateUtc="2026-05-20T08:46:00Z">
          <w:pPr>
            <w:pStyle w:val="a0"/>
            <w:numPr>
              <w:numId w:val="0"/>
            </w:numPr>
            <w:spacing w:after="80" w:line="280" w:lineRule="exact"/>
            <w:ind w:firstLine="0"/>
          </w:pPr>
        </w:pPrChange>
      </w:pPr>
      <w:del w:id="2244" w:author="Author" w:date="2026-05-20T16:46:00Z" w16du:dateUtc="2026-05-20T08:46:00Z">
        <w:r w:rsidDel="00A102B1">
          <w:delText>Reward-shaping coupling. Some findings (notably the Black Whisper / Nameless Kiss result) are conditional on the SAN-loss penalty. A different shaping might rehabilitate those cards independently of any game change — a normal caveat for reward-shaping-based audits.</w:delText>
        </w:r>
      </w:del>
    </w:p>
    <w:p w14:paraId="6E8EDA8A" w14:textId="77777777" w:rsidR="00BD50F3" w:rsidRPr="00F724C2" w:rsidRDefault="00BD50F3" w:rsidP="00C63F2C">
      <w:pPr>
        <w:spacing w:after="0" w:line="300" w:lineRule="exact"/>
        <w:ind w:firstLine="284"/>
        <w:jc w:val="both"/>
        <w:rPr>
          <w:ins w:id="2245" w:author="Author" w:date="2026-05-20T16:39:00Z" w16du:dateUtc="2026-05-20T08:39:00Z"/>
          <w:rFonts w:ascii="Times New Roman" w:hAnsi="Times New Roman"/>
          <w:rPrChange w:id="2246" w:author="Author" w:date="2026-05-20T19:00:00Z" w16du:dateUtc="2026-05-20T11:00:00Z">
            <w:rPr>
              <w:ins w:id="2247" w:author="Author" w:date="2026-05-20T16:39:00Z" w16du:dateUtc="2026-05-20T08:39:00Z"/>
              <w:rFonts w:eastAsia="宋体"/>
              <w:lang w:eastAsia="zh-CN"/>
            </w:rPr>
          </w:rPrChange>
        </w:rPr>
        <w:pPrChange w:id="2248" w:author="Author" w:date="2026-05-20T19:20:00Z" w16du:dateUtc="2026-05-20T11:20:00Z">
          <w:pPr>
            <w:pStyle w:val="a0"/>
            <w:numPr>
              <w:numId w:val="0"/>
            </w:numPr>
            <w:spacing w:after="80" w:line="280" w:lineRule="exact"/>
            <w:ind w:firstLine="0"/>
          </w:pPr>
        </w:pPrChange>
      </w:pPr>
      <w:ins w:id="2249" w:author="Author" w:date="2026-05-20T16:38:00Z">
        <w:r w:rsidRPr="00F724C2">
          <w:rPr>
            <w:rFonts w:ascii="Times New Roman" w:hAnsi="Times New Roman"/>
            <w:rPrChange w:id="2250" w:author="Author" w:date="2026-05-20T19:00:00Z" w16du:dateUtc="2026-05-20T11:00:00Z">
              <w:rPr/>
            </w:rPrChange>
          </w:rPr>
          <w:t xml:space="preserve">Several limitations bound the scope of the findings reported here. </w:t>
        </w:r>
      </w:ins>
    </w:p>
    <w:p w14:paraId="582DCAD2" w14:textId="1872D29F" w:rsidR="00A102B1" w:rsidRPr="00F724C2" w:rsidRDefault="00A102B1" w:rsidP="00C63F2C">
      <w:pPr>
        <w:spacing w:after="0" w:line="300" w:lineRule="exact"/>
        <w:ind w:firstLine="284"/>
        <w:jc w:val="both"/>
        <w:rPr>
          <w:ins w:id="2251" w:author="Author" w:date="2026-05-20T16:40:00Z" w16du:dateUtc="2026-05-20T08:40:00Z"/>
          <w:rFonts w:ascii="Times New Roman" w:hAnsi="Times New Roman"/>
          <w:rPrChange w:id="2252" w:author="Author" w:date="2026-05-20T19:00:00Z" w16du:dateUtc="2026-05-20T11:00:00Z">
            <w:rPr>
              <w:ins w:id="2253" w:author="Author" w:date="2026-05-20T16:40:00Z" w16du:dateUtc="2026-05-20T08:40:00Z"/>
              <w:rFonts w:eastAsia="宋体"/>
              <w:lang w:eastAsia="zh-CN"/>
            </w:rPr>
          </w:rPrChange>
        </w:rPr>
        <w:pPrChange w:id="2254" w:author="Author" w:date="2026-05-20T19:20:00Z" w16du:dateUtc="2026-05-20T11:20:00Z">
          <w:pPr>
            <w:pStyle w:val="a0"/>
            <w:numPr>
              <w:numId w:val="0"/>
            </w:numPr>
            <w:spacing w:after="80" w:line="280" w:lineRule="exact"/>
            <w:ind w:firstLine="0"/>
          </w:pPr>
        </w:pPrChange>
      </w:pPr>
      <w:ins w:id="2255" w:author="Author" w:date="2026-05-20T16:41:00Z" w16du:dateUtc="2026-05-20T08:41:00Z">
        <w:r w:rsidRPr="00F724C2">
          <w:rPr>
            <w:rFonts w:ascii="Times New Roman" w:hAnsi="Times New Roman" w:hint="eastAsia"/>
            <w:rPrChange w:id="2256" w:author="Author" w:date="2026-05-20T19:00:00Z" w16du:dateUtc="2026-05-20T11:00:00Z">
              <w:rPr>
                <w:rFonts w:eastAsia="宋体" w:hint="eastAsia"/>
                <w:lang w:eastAsia="zh-CN"/>
              </w:rPr>
            </w:rPrChange>
          </w:rPr>
          <w:t>First, a</w:t>
        </w:r>
      </w:ins>
      <w:ins w:id="2257" w:author="Author" w:date="2026-05-20T16:38:00Z">
        <w:r w:rsidR="00BD50F3" w:rsidRPr="00F724C2">
          <w:rPr>
            <w:rFonts w:ascii="Times New Roman" w:hAnsi="Times New Roman"/>
            <w:rPrChange w:id="2258" w:author="Author" w:date="2026-05-20T19:00:00Z" w16du:dateUtc="2026-05-20T11:00:00Z">
              <w:rPr/>
            </w:rPrChange>
          </w:rPr>
          <w:t>ll quantitative results derive from a single training run with seed 42</w:t>
        </w:r>
      </w:ins>
      <w:ins w:id="2259" w:author="Author" w:date="2026-05-20T16:41:00Z" w16du:dateUtc="2026-05-20T08:41:00Z">
        <w:r w:rsidRPr="00F724C2">
          <w:rPr>
            <w:rFonts w:ascii="Times New Roman" w:hAnsi="Times New Roman" w:hint="eastAsia"/>
            <w:rPrChange w:id="2260" w:author="Author" w:date="2026-05-20T19:00:00Z" w16du:dateUtc="2026-05-20T11:00:00Z">
              <w:rPr>
                <w:rFonts w:eastAsia="宋体" w:hint="eastAsia"/>
                <w:lang w:eastAsia="zh-CN"/>
              </w:rPr>
            </w:rPrChange>
          </w:rPr>
          <w:t xml:space="preserve">. </w:t>
        </w:r>
      </w:ins>
      <w:ins w:id="2261" w:author="Author" w:date="2026-05-20T16:42:00Z" w16du:dateUtc="2026-05-20T08:42:00Z">
        <w:r w:rsidRPr="00F724C2">
          <w:rPr>
            <w:rFonts w:ascii="Times New Roman" w:hAnsi="Times New Roman" w:hint="eastAsia"/>
            <w:rPrChange w:id="2262" w:author="Author" w:date="2026-05-20T19:00:00Z" w16du:dateUtc="2026-05-20T11:00:00Z">
              <w:rPr>
                <w:rFonts w:eastAsia="宋体" w:hint="eastAsia"/>
                <w:lang w:eastAsia="zh-CN"/>
              </w:rPr>
            </w:rPrChange>
          </w:rPr>
          <w:t>I</w:t>
        </w:r>
      </w:ins>
      <w:ins w:id="2263" w:author="Author" w:date="2026-05-20T16:38:00Z">
        <w:r w:rsidR="00BD50F3" w:rsidRPr="00F724C2">
          <w:rPr>
            <w:rFonts w:ascii="Times New Roman" w:hAnsi="Times New Roman"/>
            <w:rPrChange w:id="2264" w:author="Author" w:date="2026-05-20T19:00:00Z" w16du:dateUtc="2026-05-20T11:00:00Z">
              <w:rPr/>
            </w:rPrChange>
          </w:rPr>
          <w:t xml:space="preserve">nformal re-runs on different </w:t>
        </w:r>
        <w:proofErr w:type="spellStart"/>
        <w:r w:rsidR="00BD50F3" w:rsidRPr="00F724C2">
          <w:rPr>
            <w:rFonts w:ascii="Times New Roman" w:hAnsi="Times New Roman"/>
            <w:rPrChange w:id="2265" w:author="Author" w:date="2026-05-20T19:00:00Z" w16du:dateUtc="2026-05-20T11:00:00Z">
              <w:rPr/>
            </w:rPrChange>
          </w:rPr>
          <w:t>Colab</w:t>
        </w:r>
        <w:proofErr w:type="spellEnd"/>
        <w:r w:rsidR="00BD50F3" w:rsidRPr="00F724C2">
          <w:rPr>
            <w:rFonts w:ascii="Times New Roman" w:hAnsi="Times New Roman"/>
            <w:rPrChange w:id="2266" w:author="Author" w:date="2026-05-20T19:00:00Z" w16du:dateUtc="2026-05-20T11:00:00Z">
              <w:rPr/>
            </w:rPrChange>
          </w:rPr>
          <w:t xml:space="preserve"> sessions reproduced metrics within ±2%, but a formal multi-seed evaluation (e.g. 5 seeds with mean ± std) is left for future work. </w:t>
        </w:r>
      </w:ins>
    </w:p>
    <w:p w14:paraId="6D21032D" w14:textId="77777777" w:rsidR="00A102B1" w:rsidRPr="00F724C2" w:rsidRDefault="00A102B1" w:rsidP="00C63F2C">
      <w:pPr>
        <w:spacing w:after="0" w:line="300" w:lineRule="exact"/>
        <w:ind w:firstLine="284"/>
        <w:jc w:val="both"/>
        <w:rPr>
          <w:ins w:id="2267" w:author="Author" w:date="2026-05-20T16:42:00Z" w16du:dateUtc="2026-05-20T08:42:00Z"/>
          <w:rFonts w:ascii="Times New Roman" w:hAnsi="Times New Roman"/>
          <w:rPrChange w:id="2268" w:author="Author" w:date="2026-05-20T19:00:00Z" w16du:dateUtc="2026-05-20T11:00:00Z">
            <w:rPr>
              <w:ins w:id="2269" w:author="Author" w:date="2026-05-20T16:42:00Z" w16du:dateUtc="2026-05-20T08:42:00Z"/>
              <w:rFonts w:eastAsia="宋体"/>
              <w:lang w:eastAsia="zh-CN"/>
            </w:rPr>
          </w:rPrChange>
        </w:rPr>
        <w:pPrChange w:id="2270" w:author="Author" w:date="2026-05-20T19:20:00Z" w16du:dateUtc="2026-05-20T11:20:00Z">
          <w:pPr>
            <w:pStyle w:val="a0"/>
            <w:numPr>
              <w:numId w:val="0"/>
            </w:numPr>
            <w:spacing w:after="80" w:line="280" w:lineRule="exact"/>
            <w:ind w:firstLine="0"/>
          </w:pPr>
        </w:pPrChange>
      </w:pPr>
      <w:ins w:id="2271" w:author="Author" w:date="2026-05-20T16:42:00Z" w16du:dateUtc="2026-05-20T08:42:00Z">
        <w:r w:rsidRPr="00F724C2">
          <w:rPr>
            <w:rFonts w:ascii="Times New Roman" w:hAnsi="Times New Roman" w:hint="eastAsia"/>
            <w:rPrChange w:id="2272" w:author="Author" w:date="2026-05-20T19:00:00Z" w16du:dateUtc="2026-05-20T11:00:00Z">
              <w:rPr>
                <w:rFonts w:eastAsia="宋体" w:hint="eastAsia"/>
                <w:lang w:eastAsia="zh-CN"/>
              </w:rPr>
            </w:rPrChange>
          </w:rPr>
          <w:t>Second, e</w:t>
        </w:r>
      </w:ins>
      <w:ins w:id="2273" w:author="Author" w:date="2026-05-20T16:38:00Z">
        <w:r w:rsidR="00BD50F3" w:rsidRPr="00F724C2">
          <w:rPr>
            <w:rFonts w:ascii="Times New Roman" w:hAnsi="Times New Roman"/>
            <w:rPrChange w:id="2274" w:author="Author" w:date="2026-05-20T19:00:00Z" w16du:dateUtc="2026-05-20T11:00:00Z">
              <w:rPr/>
            </w:rPrChange>
          </w:rPr>
          <w:t xml:space="preserve">valuation is conducted in deterministic mode (deterministic=True), which likely inflates mean reward relative to stochastic rollouts while widening variance estimates; this trade-off was not systematically studied. </w:t>
        </w:r>
      </w:ins>
    </w:p>
    <w:p w14:paraId="3F77F2CD" w14:textId="2494276C" w:rsidR="00A102B1" w:rsidRPr="00F724C2" w:rsidRDefault="00A102B1" w:rsidP="00C63F2C">
      <w:pPr>
        <w:spacing w:after="0" w:line="300" w:lineRule="exact"/>
        <w:ind w:firstLine="284"/>
        <w:jc w:val="both"/>
        <w:rPr>
          <w:ins w:id="2275" w:author="Author" w:date="2026-05-20T16:43:00Z" w16du:dateUtc="2026-05-20T08:43:00Z"/>
          <w:rFonts w:ascii="Times New Roman" w:hAnsi="Times New Roman"/>
          <w:rPrChange w:id="2276" w:author="Author" w:date="2026-05-20T19:00:00Z" w16du:dateUtc="2026-05-20T11:00:00Z">
            <w:rPr>
              <w:ins w:id="2277" w:author="Author" w:date="2026-05-20T16:43:00Z" w16du:dateUtc="2026-05-20T08:43:00Z"/>
              <w:rFonts w:eastAsia="宋体"/>
              <w:lang w:eastAsia="zh-CN"/>
            </w:rPr>
          </w:rPrChange>
        </w:rPr>
        <w:pPrChange w:id="2278" w:author="Author" w:date="2026-05-20T19:20:00Z" w16du:dateUtc="2026-05-20T11:20:00Z">
          <w:pPr>
            <w:pStyle w:val="a0"/>
            <w:numPr>
              <w:numId w:val="0"/>
            </w:numPr>
            <w:spacing w:after="80" w:line="280" w:lineRule="exact"/>
            <w:ind w:firstLine="0"/>
          </w:pPr>
        </w:pPrChange>
      </w:pPr>
      <w:ins w:id="2279" w:author="Author" w:date="2026-05-20T16:43:00Z" w16du:dateUtc="2026-05-20T08:43:00Z">
        <w:r w:rsidRPr="00F724C2">
          <w:rPr>
            <w:rFonts w:ascii="Times New Roman" w:hAnsi="Times New Roman" w:hint="eastAsia"/>
            <w:rPrChange w:id="2280" w:author="Author" w:date="2026-05-20T19:00:00Z" w16du:dateUtc="2026-05-20T11:00:00Z">
              <w:rPr>
                <w:rFonts w:eastAsia="宋体" w:hint="eastAsia"/>
                <w:lang w:eastAsia="zh-CN"/>
              </w:rPr>
            </w:rPrChange>
          </w:rPr>
          <w:t>And o</w:t>
        </w:r>
      </w:ins>
      <w:ins w:id="2281" w:author="Author" w:date="2026-05-20T16:38:00Z">
        <w:r w:rsidR="00BD50F3" w:rsidRPr="00F724C2">
          <w:rPr>
            <w:rFonts w:ascii="Times New Roman" w:hAnsi="Times New Roman"/>
            <w:rPrChange w:id="2282" w:author="Author" w:date="2026-05-20T19:00:00Z" w16du:dateUtc="2026-05-20T11:00:00Z">
              <w:rPr/>
            </w:rPrChange>
          </w:rPr>
          <w:t xml:space="preserve">n the game-design side, Mini Whisper currently has no </w:t>
        </w:r>
      </w:ins>
      <w:ins w:id="2283" w:author="Author" w:date="2026-05-20T16:44:00Z" w16du:dateUtc="2026-05-20T08:44:00Z">
        <w:r w:rsidRPr="00F724C2">
          <w:rPr>
            <w:rFonts w:ascii="Times New Roman" w:hAnsi="Times New Roman"/>
            <w:rPrChange w:id="2284" w:author="Author" w:date="2026-05-20T19:00:00Z" w16du:dateUtc="2026-05-20T11:00:00Z">
              <w:rPr/>
            </w:rPrChange>
          </w:rPr>
          <w:t>Ascension-style tier system</w:t>
        </w:r>
      </w:ins>
      <w:ins w:id="2285" w:author="Author" w:date="2026-05-20T16:38:00Z">
        <w:r w:rsidR="00BD50F3" w:rsidRPr="00F724C2">
          <w:rPr>
            <w:rFonts w:ascii="Times New Roman" w:hAnsi="Times New Roman"/>
            <w:rPrChange w:id="2286" w:author="Author" w:date="2026-05-20T19:00:00Z" w16du:dateUtc="2026-05-20T11:00:00Z">
              <w:rPr/>
            </w:rPrChange>
          </w:rPr>
          <w:t>, making it difficult to assess how the learned policy generali</w:t>
        </w:r>
      </w:ins>
      <w:ins w:id="2287" w:author="Author" w:date="2026-05-20T16:43:00Z" w16du:dateUtc="2026-05-20T08:43:00Z">
        <w:r w:rsidRPr="00F724C2">
          <w:rPr>
            <w:rFonts w:ascii="Times New Roman" w:hAnsi="Times New Roman" w:hint="eastAsia"/>
            <w:rPrChange w:id="2288" w:author="Author" w:date="2026-05-20T19:00:00Z" w16du:dateUtc="2026-05-20T11:00:00Z">
              <w:rPr>
                <w:rFonts w:eastAsia="宋体" w:hint="eastAsia"/>
                <w:lang w:eastAsia="zh-CN"/>
              </w:rPr>
            </w:rPrChange>
          </w:rPr>
          <w:t>z</w:t>
        </w:r>
      </w:ins>
      <w:ins w:id="2289" w:author="Author" w:date="2026-05-20T16:38:00Z">
        <w:r w:rsidR="00BD50F3" w:rsidRPr="00F724C2">
          <w:rPr>
            <w:rFonts w:ascii="Times New Roman" w:hAnsi="Times New Roman"/>
            <w:rPrChange w:id="2290" w:author="Author" w:date="2026-05-20T19:00:00Z" w16du:dateUtc="2026-05-20T11:00:00Z">
              <w:rPr/>
            </w:rPrChange>
          </w:rPr>
          <w:t xml:space="preserve">es beyond the single difficulty level used for training. </w:t>
        </w:r>
      </w:ins>
    </w:p>
    <w:p w14:paraId="19B500B9" w14:textId="0D878011" w:rsidR="00BD50F3" w:rsidRPr="00F724C2" w:rsidRDefault="00BD50F3" w:rsidP="00C63F2C">
      <w:pPr>
        <w:spacing w:after="0" w:line="300" w:lineRule="exact"/>
        <w:ind w:firstLine="284"/>
        <w:jc w:val="both"/>
        <w:rPr>
          <w:rFonts w:ascii="Times New Roman" w:hAnsi="Times New Roman" w:hint="eastAsia"/>
          <w:rPrChange w:id="2291" w:author="Author" w:date="2026-05-20T19:00:00Z" w16du:dateUtc="2026-05-20T11:00:00Z">
            <w:rPr>
              <w:rFonts w:hint="eastAsia"/>
            </w:rPr>
          </w:rPrChange>
        </w:rPr>
        <w:pPrChange w:id="2292" w:author="Author" w:date="2026-05-20T19:20:00Z" w16du:dateUtc="2026-05-20T11:20:00Z">
          <w:pPr>
            <w:pStyle w:val="a0"/>
            <w:spacing w:after="80" w:line="280" w:lineRule="exact"/>
          </w:pPr>
        </w:pPrChange>
      </w:pPr>
      <w:ins w:id="2293" w:author="Author" w:date="2026-05-20T16:38:00Z">
        <w:r w:rsidRPr="00F724C2">
          <w:rPr>
            <w:rFonts w:ascii="Times New Roman" w:hAnsi="Times New Roman"/>
            <w:rPrChange w:id="2294" w:author="Author" w:date="2026-05-20T19:00:00Z" w16du:dateUtc="2026-05-20T11:00:00Z">
              <w:rPr/>
            </w:rPrChange>
          </w:rPr>
          <w:t xml:space="preserve">Finally, some </w:t>
        </w:r>
        <w:proofErr w:type="spellStart"/>
        <w:r w:rsidRPr="00F724C2">
          <w:rPr>
            <w:rFonts w:ascii="Times New Roman" w:hAnsi="Times New Roman"/>
            <w:rPrChange w:id="2295" w:author="Author" w:date="2026-05-20T19:00:00Z" w16du:dateUtc="2026-05-20T11:00:00Z">
              <w:rPr/>
            </w:rPrChange>
          </w:rPr>
          <w:t>behavioural</w:t>
        </w:r>
        <w:proofErr w:type="spellEnd"/>
        <w:r w:rsidRPr="00F724C2">
          <w:rPr>
            <w:rFonts w:ascii="Times New Roman" w:hAnsi="Times New Roman"/>
            <w:rPrChange w:id="2296" w:author="Author" w:date="2026-05-20T19:00:00Z" w16du:dateUtc="2026-05-20T11:00:00Z">
              <w:rPr/>
            </w:rPrChange>
          </w:rPr>
          <w:t xml:space="preserve"> findings are conditional on the reward shaping used during training: the near-zero usage of Black Whisper and Nameless Kiss, for instance, is a direct consequence of the SAN-loss penalty coefficient and might not hold under a different reward formulation</w:t>
        </w:r>
      </w:ins>
      <w:ins w:id="2297" w:author="Author" w:date="2026-05-20T16:45:00Z" w16du:dateUtc="2026-05-20T08:45:00Z">
        <w:r w:rsidR="00A102B1" w:rsidRPr="00F724C2">
          <w:rPr>
            <w:rFonts w:ascii="Times New Roman" w:hAnsi="Times New Roman" w:hint="eastAsia"/>
            <w:rPrChange w:id="2298" w:author="Author" w:date="2026-05-20T19:00:00Z" w16du:dateUtc="2026-05-20T11:00:00Z">
              <w:rPr>
                <w:rFonts w:eastAsia="宋体" w:hint="eastAsia"/>
                <w:lang w:eastAsia="zh-CN"/>
              </w:rPr>
            </w:rPrChange>
          </w:rPr>
          <w:t>. This is</w:t>
        </w:r>
      </w:ins>
      <w:ins w:id="2299" w:author="Author" w:date="2026-05-20T16:38:00Z">
        <w:r w:rsidRPr="00F724C2">
          <w:rPr>
            <w:rFonts w:ascii="Times New Roman" w:hAnsi="Times New Roman"/>
            <w:rPrChange w:id="2300" w:author="Author" w:date="2026-05-20T19:00:00Z" w16du:dateUtc="2026-05-20T11:00:00Z">
              <w:rPr/>
            </w:rPrChange>
          </w:rPr>
          <w:t xml:space="preserve"> a standard caveat for any RL-based game audit that relies on dense shaping to surface design insights.</w:t>
        </w:r>
      </w:ins>
    </w:p>
    <w:p w14:paraId="59129362" w14:textId="77777777" w:rsidR="00D803EE" w:rsidRPr="006A47D3" w:rsidRDefault="00000000">
      <w:pPr>
        <w:pStyle w:val="21"/>
        <w:rPr>
          <w:rFonts w:ascii="Times New Roman" w:hAnsi="Times New Roman" w:cs="Times New Roman"/>
          <w:color w:val="auto"/>
          <w:rPrChange w:id="2301" w:author="Author" w:date="2026-05-20T19:35:00Z" w16du:dateUtc="2026-05-20T11:35:00Z">
            <w:rPr>
              <w:color w:val="595959" w:themeColor="text1" w:themeTint="A6"/>
            </w:rPr>
          </w:rPrChange>
        </w:rPr>
      </w:pPr>
      <w:r w:rsidRPr="006A47D3">
        <w:rPr>
          <w:rFonts w:ascii="Times New Roman" w:hAnsi="Times New Roman" w:cs="Times New Roman"/>
          <w:color w:val="auto"/>
          <w:rPrChange w:id="2302" w:author="Author" w:date="2026-05-20T19:35:00Z" w16du:dateUtc="2026-05-20T11:35:00Z">
            <w:rPr>
              <w:rFonts w:ascii="Calibri" w:hAnsi="Calibri"/>
              <w:color w:val="595959" w:themeColor="text1" w:themeTint="A6"/>
            </w:rPr>
          </w:rPrChange>
        </w:rPr>
        <w:t xml:space="preserve">7.4 </w:t>
      </w:r>
      <w:del w:id="2303" w:author="Author" w:date="2026-05-20T19:21:00Z" w16du:dateUtc="2026-05-20T11:21:00Z">
        <w:r w:rsidRPr="006A47D3" w:rsidDel="00C63F2C">
          <w:rPr>
            <w:rFonts w:ascii="Times New Roman" w:hAnsi="Times New Roman" w:cs="Times New Roman"/>
            <w:color w:val="auto"/>
            <w:rPrChange w:id="2304" w:author="Author" w:date="2026-05-20T19:35:00Z" w16du:dateUtc="2026-05-20T11:35:00Z">
              <w:rPr>
                <w:rFonts w:ascii="Calibri" w:hAnsi="Calibri"/>
                <w:color w:val="595959" w:themeColor="text1" w:themeTint="A6"/>
              </w:rPr>
            </w:rPrChange>
          </w:rPr>
          <w:delText xml:space="preserve"> </w:delText>
        </w:r>
      </w:del>
      <w:r w:rsidRPr="006A47D3">
        <w:rPr>
          <w:rFonts w:ascii="Times New Roman" w:hAnsi="Times New Roman" w:cs="Times New Roman"/>
          <w:color w:val="auto"/>
          <w:rPrChange w:id="2305" w:author="Author" w:date="2026-05-20T19:35:00Z" w16du:dateUtc="2026-05-20T11:35:00Z">
            <w:rPr>
              <w:rFonts w:ascii="Calibri" w:hAnsi="Calibri"/>
              <w:color w:val="595959" w:themeColor="text1" w:themeTint="A6"/>
            </w:rPr>
          </w:rPrChange>
        </w:rPr>
        <w:t>Future Work</w:t>
      </w:r>
    </w:p>
    <w:p w14:paraId="38AD0AD1" w14:textId="04ECD1E0" w:rsidR="00D803EE" w:rsidRPr="00F724C2" w:rsidDel="00CA02FD" w:rsidRDefault="00000000" w:rsidP="00C63F2C">
      <w:pPr>
        <w:spacing w:after="0" w:line="300" w:lineRule="exact"/>
        <w:ind w:left="726" w:hanging="442"/>
        <w:jc w:val="both"/>
        <w:rPr>
          <w:del w:id="2306" w:author="Author" w:date="2026-05-20T19:04:00Z" w16du:dateUtc="2026-05-20T11:04:00Z"/>
          <w:rFonts w:ascii="Times New Roman" w:hAnsi="Times New Roman"/>
          <w:rPrChange w:id="2307" w:author="Author" w:date="2026-05-20T19:00:00Z" w16du:dateUtc="2026-05-20T11:00:00Z">
            <w:rPr>
              <w:del w:id="2308" w:author="Author" w:date="2026-05-20T19:04:00Z" w16du:dateUtc="2026-05-20T11:04:00Z"/>
            </w:rPr>
          </w:rPrChange>
        </w:rPr>
        <w:pPrChange w:id="2309" w:author="Author" w:date="2026-05-20T19:20:00Z" w16du:dateUtc="2026-05-20T11:20:00Z">
          <w:pPr>
            <w:spacing w:after="80" w:line="280" w:lineRule="exact"/>
            <w:ind w:firstLine="283"/>
          </w:pPr>
        </w:pPrChange>
      </w:pPr>
      <w:del w:id="2310" w:author="Author" w:date="2026-05-20T19:04:00Z" w16du:dateUtc="2026-05-20T11:04:00Z">
        <w:r w:rsidRPr="00F724C2" w:rsidDel="00CA02FD">
          <w:rPr>
            <w:rFonts w:ascii="Times New Roman" w:hAnsi="Times New Roman"/>
            <w:rPrChange w:id="2311" w:author="Author" w:date="2026-05-20T19:00:00Z" w16du:dateUtc="2026-05-20T11:00:00Z">
              <w:rPr>
                <w:rFonts w:ascii="Calibri" w:hAnsi="Calibri"/>
              </w:rPr>
            </w:rPrChange>
          </w:rPr>
          <w:delText>Listed roughly in order of implementation cost:</w:delText>
        </w:r>
      </w:del>
    </w:p>
    <w:p w14:paraId="6184C333" w14:textId="77777777" w:rsidR="00D803EE" w:rsidRPr="00F724C2" w:rsidRDefault="00000000" w:rsidP="00C63F2C">
      <w:pPr>
        <w:pStyle w:val="aff"/>
        <w:numPr>
          <w:ilvl w:val="0"/>
          <w:numId w:val="14"/>
        </w:numPr>
        <w:spacing w:after="0" w:line="300" w:lineRule="exact"/>
        <w:ind w:left="726" w:hanging="442"/>
        <w:jc w:val="both"/>
        <w:rPr>
          <w:rFonts w:ascii="Times New Roman" w:hAnsi="Times New Roman"/>
          <w:rPrChange w:id="2312" w:author="Author" w:date="2026-05-20T19:00:00Z" w16du:dateUtc="2026-05-20T11:00:00Z">
            <w:rPr/>
          </w:rPrChange>
        </w:rPr>
        <w:pPrChange w:id="2313" w:author="Author" w:date="2026-05-20T19:20:00Z" w16du:dateUtc="2026-05-20T11:20:00Z">
          <w:pPr>
            <w:pStyle w:val="a"/>
            <w:spacing w:after="80" w:line="280" w:lineRule="exact"/>
            <w:ind w:left="440" w:hanging="440"/>
          </w:pPr>
        </w:pPrChange>
      </w:pPr>
      <w:r w:rsidRPr="00F724C2">
        <w:rPr>
          <w:rFonts w:ascii="Times New Roman" w:hAnsi="Times New Roman"/>
          <w:rPrChange w:id="2314" w:author="Author" w:date="2026-05-20T19:00:00Z" w16du:dateUtc="2026-05-20T11:00:00Z">
            <w:rPr>
              <w:rFonts w:ascii="Calibri" w:hAnsi="Calibri"/>
            </w:rPr>
          </w:rPrChange>
        </w:rPr>
        <w:t>Multi-seed reporting to put proper error bars on the headline numbers.</w:t>
      </w:r>
    </w:p>
    <w:p w14:paraId="3D415C1C" w14:textId="77777777" w:rsidR="00D803EE" w:rsidRPr="00F724C2" w:rsidRDefault="00000000" w:rsidP="00C63F2C">
      <w:pPr>
        <w:pStyle w:val="aff"/>
        <w:numPr>
          <w:ilvl w:val="0"/>
          <w:numId w:val="14"/>
        </w:numPr>
        <w:spacing w:after="0" w:line="300" w:lineRule="exact"/>
        <w:ind w:left="726" w:hanging="442"/>
        <w:jc w:val="both"/>
        <w:rPr>
          <w:rFonts w:ascii="Times New Roman" w:hAnsi="Times New Roman"/>
          <w:rPrChange w:id="2315" w:author="Author" w:date="2026-05-20T19:00:00Z" w16du:dateUtc="2026-05-20T11:00:00Z">
            <w:rPr/>
          </w:rPrChange>
        </w:rPr>
        <w:pPrChange w:id="2316" w:author="Author" w:date="2026-05-20T19:20:00Z" w16du:dateUtc="2026-05-20T11:20:00Z">
          <w:pPr>
            <w:pStyle w:val="a"/>
            <w:spacing w:after="80" w:line="280" w:lineRule="exact"/>
            <w:ind w:left="440" w:hanging="440"/>
          </w:pPr>
        </w:pPrChange>
      </w:pPr>
      <w:r w:rsidRPr="00F724C2">
        <w:rPr>
          <w:rFonts w:ascii="Times New Roman" w:hAnsi="Times New Roman"/>
          <w:rPrChange w:id="2317" w:author="Author" w:date="2026-05-20T19:00:00Z" w16du:dateUtc="2026-05-20T11:00:00Z">
            <w:rPr>
              <w:rFonts w:ascii="Calibri" w:hAnsi="Calibri"/>
            </w:rPr>
          </w:rPrChange>
        </w:rPr>
        <w:t>Curriculum or self-play difficulty scaling — train against a gradually-rising boss HP and observe whether the policy adapts or collapses.</w:t>
      </w:r>
    </w:p>
    <w:p w14:paraId="0F777D2F" w14:textId="77777777" w:rsidR="00D803EE" w:rsidRPr="00F724C2" w:rsidRDefault="00000000" w:rsidP="00C63F2C">
      <w:pPr>
        <w:pStyle w:val="aff"/>
        <w:numPr>
          <w:ilvl w:val="0"/>
          <w:numId w:val="14"/>
        </w:numPr>
        <w:spacing w:after="0" w:line="300" w:lineRule="exact"/>
        <w:ind w:left="726" w:hanging="442"/>
        <w:jc w:val="both"/>
        <w:rPr>
          <w:rFonts w:ascii="Times New Roman" w:hAnsi="Times New Roman"/>
          <w:rPrChange w:id="2318" w:author="Author" w:date="2026-05-20T19:00:00Z" w16du:dateUtc="2026-05-20T11:00:00Z">
            <w:rPr/>
          </w:rPrChange>
        </w:rPr>
        <w:pPrChange w:id="2319" w:author="Author" w:date="2026-05-20T19:20:00Z" w16du:dateUtc="2026-05-20T11:20:00Z">
          <w:pPr>
            <w:pStyle w:val="a"/>
            <w:spacing w:after="80" w:line="280" w:lineRule="exact"/>
            <w:ind w:left="440" w:hanging="440"/>
          </w:pPr>
        </w:pPrChange>
      </w:pPr>
      <w:r w:rsidRPr="00F724C2">
        <w:rPr>
          <w:rFonts w:ascii="Times New Roman" w:hAnsi="Times New Roman"/>
          <w:rPrChange w:id="2320" w:author="Author" w:date="2026-05-20T19:00:00Z" w16du:dateUtc="2026-05-20T11:00:00Z">
            <w:rPr>
              <w:rFonts w:ascii="Calibri" w:hAnsi="Calibri"/>
            </w:rPr>
          </w:rPrChange>
        </w:rPr>
        <w:t>Recurrent policy (LSTM trunk) to handle deeper turn dependencies such as rule-modifier interactions across consecutive floors.</w:t>
      </w:r>
    </w:p>
    <w:p w14:paraId="760A33D6" w14:textId="77777777" w:rsidR="00D803EE" w:rsidRPr="00F724C2" w:rsidRDefault="00000000" w:rsidP="00C63F2C">
      <w:pPr>
        <w:pStyle w:val="aff"/>
        <w:numPr>
          <w:ilvl w:val="0"/>
          <w:numId w:val="14"/>
        </w:numPr>
        <w:spacing w:after="0" w:line="300" w:lineRule="exact"/>
        <w:ind w:left="726" w:hanging="442"/>
        <w:jc w:val="both"/>
        <w:rPr>
          <w:rFonts w:ascii="Times New Roman" w:hAnsi="Times New Roman"/>
          <w:rPrChange w:id="2321" w:author="Author" w:date="2026-05-20T19:00:00Z" w16du:dateUtc="2026-05-20T11:00:00Z">
            <w:rPr/>
          </w:rPrChange>
        </w:rPr>
        <w:pPrChange w:id="2322" w:author="Author" w:date="2026-05-20T19:20:00Z" w16du:dateUtc="2026-05-20T11:20:00Z">
          <w:pPr>
            <w:pStyle w:val="a"/>
            <w:spacing w:after="80" w:line="280" w:lineRule="exact"/>
            <w:ind w:left="440" w:hanging="440"/>
          </w:pPr>
        </w:pPrChange>
      </w:pPr>
      <w:r w:rsidRPr="00F724C2">
        <w:rPr>
          <w:rFonts w:ascii="Times New Roman" w:hAnsi="Times New Roman"/>
          <w:rPrChange w:id="2323" w:author="Author" w:date="2026-05-20T19:00:00Z" w16du:dateUtc="2026-05-20T11:00:00Z">
            <w:rPr>
              <w:rFonts w:ascii="Calibri" w:hAnsi="Calibri"/>
            </w:rPr>
          </w:rPrChange>
        </w:rPr>
        <w:t xml:space="preserve">Distillation to a compact rule-based agent for in-game NPC opponents in a future PvP mode, removing the inference-time </w:t>
      </w:r>
      <w:proofErr w:type="spellStart"/>
      <w:r w:rsidRPr="00F724C2">
        <w:rPr>
          <w:rFonts w:ascii="Times New Roman" w:hAnsi="Times New Roman"/>
          <w:rPrChange w:id="2324" w:author="Author" w:date="2026-05-20T19:00:00Z" w16du:dateUtc="2026-05-20T11:00:00Z">
            <w:rPr>
              <w:rFonts w:ascii="Calibri" w:hAnsi="Calibri"/>
            </w:rPr>
          </w:rPrChange>
        </w:rPr>
        <w:t>PyTorch</w:t>
      </w:r>
      <w:proofErr w:type="spellEnd"/>
      <w:r w:rsidRPr="00F724C2">
        <w:rPr>
          <w:rFonts w:ascii="Times New Roman" w:hAnsi="Times New Roman"/>
          <w:rPrChange w:id="2325" w:author="Author" w:date="2026-05-20T19:00:00Z" w16du:dateUtc="2026-05-20T11:00:00Z">
            <w:rPr>
              <w:rFonts w:ascii="Calibri" w:hAnsi="Calibri"/>
            </w:rPr>
          </w:rPrChange>
        </w:rPr>
        <w:t xml:space="preserve"> dependency.</w:t>
      </w:r>
    </w:p>
    <w:p w14:paraId="007388B0" w14:textId="77777777" w:rsidR="00D803EE" w:rsidRPr="00F724C2" w:rsidRDefault="00000000" w:rsidP="00C63F2C">
      <w:pPr>
        <w:pStyle w:val="aff"/>
        <w:numPr>
          <w:ilvl w:val="0"/>
          <w:numId w:val="14"/>
        </w:numPr>
        <w:spacing w:after="0" w:line="300" w:lineRule="exact"/>
        <w:ind w:left="726" w:hanging="442"/>
        <w:jc w:val="both"/>
        <w:rPr>
          <w:rFonts w:ascii="Times New Roman" w:hAnsi="Times New Roman"/>
          <w:rPrChange w:id="2326" w:author="Author" w:date="2026-05-20T19:00:00Z" w16du:dateUtc="2026-05-20T11:00:00Z">
            <w:rPr/>
          </w:rPrChange>
        </w:rPr>
        <w:pPrChange w:id="2327" w:author="Author" w:date="2026-05-20T19:20:00Z" w16du:dateUtc="2026-05-20T11:20:00Z">
          <w:pPr>
            <w:pStyle w:val="a"/>
            <w:spacing w:after="80" w:line="280" w:lineRule="exact"/>
            <w:ind w:left="440" w:hanging="440"/>
          </w:pPr>
        </w:pPrChange>
      </w:pPr>
      <w:r w:rsidRPr="00F724C2">
        <w:rPr>
          <w:rFonts w:ascii="Times New Roman" w:hAnsi="Times New Roman"/>
          <w:rPrChange w:id="2328" w:author="Author" w:date="2026-05-20T19:00:00Z" w16du:dateUtc="2026-05-20T11:00:00Z">
            <w:rPr>
              <w:rFonts w:ascii="Calibri" w:hAnsi="Calibri"/>
            </w:rPr>
          </w:rPrChange>
        </w:rPr>
        <w:t>A second-pass balance iteration applying the two findings from Section 7.2 and re-training to verify the dominance structure shifts as predicted.</w:t>
      </w:r>
    </w:p>
    <w:p w14:paraId="6B4F89CC" w14:textId="297B0096" w:rsidR="00D803EE" w:rsidDel="00CA02FD" w:rsidRDefault="00D803EE">
      <w:pPr>
        <w:rPr>
          <w:del w:id="2329" w:author="Author" w:date="2026-05-20T19:04:00Z" w16du:dateUtc="2026-05-20T11:04:00Z"/>
        </w:rPr>
      </w:pPr>
    </w:p>
    <w:p w14:paraId="65664A59" w14:textId="590299AA" w:rsidR="00D803EE" w:rsidDel="00F724C2" w:rsidRDefault="00D803EE">
      <w:pPr>
        <w:pBdr>
          <w:bottom w:val="single" w:sz="6" w:space="1" w:color="AAAAAA"/>
        </w:pBdr>
        <w:spacing w:before="120" w:after="120"/>
        <w:rPr>
          <w:del w:id="2330" w:author="Author" w:date="2026-05-20T18:52:00Z" w16du:dateUtc="2026-05-20T10:52:00Z"/>
        </w:rPr>
      </w:pPr>
    </w:p>
    <w:p w14:paraId="203F2BA6" w14:textId="77777777" w:rsidR="00D803EE" w:rsidRDefault="00000000">
      <w:pPr>
        <w:pStyle w:val="1"/>
        <w:rPr>
          <w:color w:val="auto"/>
        </w:rPr>
      </w:pPr>
      <w:r>
        <w:rPr>
          <w:rFonts w:ascii="Calibri" w:hAnsi="Calibri"/>
          <w:color w:val="auto"/>
          <w:sz w:val="32"/>
        </w:rPr>
        <w:t>8.</w:t>
      </w:r>
      <w:del w:id="2331" w:author="Author" w:date="2026-05-20T19:16:00Z" w16du:dateUtc="2026-05-20T11:16:00Z">
        <w:r w:rsidDel="00C63F2C">
          <w:rPr>
            <w:rFonts w:ascii="Calibri" w:hAnsi="Calibri"/>
            <w:color w:val="auto"/>
            <w:sz w:val="32"/>
          </w:rPr>
          <w:delText xml:space="preserve"> </w:delText>
        </w:r>
      </w:del>
      <w:r>
        <w:rPr>
          <w:rFonts w:ascii="Calibri" w:hAnsi="Calibri"/>
          <w:color w:val="auto"/>
          <w:sz w:val="32"/>
        </w:rPr>
        <w:t xml:space="preserve"> Conclusion</w:t>
      </w:r>
    </w:p>
    <w:p w14:paraId="327A47B0" w14:textId="553124CA" w:rsidR="00D803EE" w:rsidRPr="00F724C2" w:rsidDel="008A7E71" w:rsidRDefault="00000000" w:rsidP="00C63F2C">
      <w:pPr>
        <w:spacing w:after="0" w:line="300" w:lineRule="exact"/>
        <w:ind w:firstLine="284"/>
        <w:jc w:val="both"/>
        <w:rPr>
          <w:del w:id="2332" w:author="Author" w:date="2026-05-20T16:56:00Z" w16du:dateUtc="2026-05-20T08:56:00Z"/>
          <w:rFonts w:ascii="Times New Roman" w:hAnsi="Times New Roman"/>
          <w:rPrChange w:id="2333" w:author="Author" w:date="2026-05-20T19:00:00Z" w16du:dateUtc="2026-05-20T11:00:00Z">
            <w:rPr>
              <w:del w:id="2334" w:author="Author" w:date="2026-05-20T16:56:00Z" w16du:dateUtc="2026-05-20T08:56:00Z"/>
            </w:rPr>
          </w:rPrChange>
        </w:rPr>
        <w:pPrChange w:id="2335" w:author="Author" w:date="2026-05-20T19:20:00Z" w16du:dateUtc="2026-05-20T11:20:00Z">
          <w:pPr>
            <w:spacing w:after="120" w:line="280" w:lineRule="exact"/>
            <w:ind w:firstLine="283"/>
          </w:pPr>
        </w:pPrChange>
      </w:pPr>
      <w:del w:id="2336" w:author="Author" w:date="2026-05-20T16:56:00Z" w16du:dateUtc="2026-05-20T08:56:00Z">
        <w:r w:rsidRPr="00F724C2" w:rsidDel="008A7E71">
          <w:rPr>
            <w:rFonts w:ascii="Times New Roman" w:hAnsi="Times New Roman"/>
            <w:rPrChange w:id="2337" w:author="Author" w:date="2026-05-20T19:00:00Z" w16du:dateUtc="2026-05-20T11:00:00Z">
              <w:rPr>
                <w:rFonts w:ascii="Calibri" w:hAnsi="Calibri"/>
              </w:rPr>
            </w:rPrChange>
          </w:rPr>
          <w:delText>We presented Mini Whisper, a custom Gymnasium-compatible roguelike deckbuilder, and showed that MaskablePPO trained for 4.4 minutes on a single Tesla T4 achieves a 56.1% win rate and 95.1% boss-reach — well above a novice human baseline. Beyond the numbers, the agent's behaviour surfaced two concrete balance problems — one over-tuned card and two strictly dominated ones — that the game's own author had not noticed after weeks of manual playtesting.</w:delText>
        </w:r>
      </w:del>
    </w:p>
    <w:p w14:paraId="257EB604" w14:textId="15448563" w:rsidR="008A7E71" w:rsidRPr="00F724C2" w:rsidRDefault="008A7E71" w:rsidP="00C63F2C">
      <w:pPr>
        <w:spacing w:after="0" w:line="300" w:lineRule="exact"/>
        <w:ind w:firstLine="284"/>
        <w:jc w:val="both"/>
        <w:rPr>
          <w:ins w:id="2338" w:author="Author" w:date="2026-05-20T16:56:00Z" w16du:dateUtc="2026-05-20T08:56:00Z"/>
          <w:rFonts w:ascii="Times New Roman" w:hAnsi="Times New Roman"/>
          <w:rPrChange w:id="2339" w:author="Author" w:date="2026-05-20T19:00:00Z" w16du:dateUtc="2026-05-20T11:00:00Z">
            <w:rPr>
              <w:ins w:id="2340" w:author="Author" w:date="2026-05-20T16:56:00Z" w16du:dateUtc="2026-05-20T08:56:00Z"/>
              <w:rFonts w:ascii="Calibri" w:hAnsi="Calibri"/>
            </w:rPr>
          </w:rPrChange>
        </w:rPr>
        <w:pPrChange w:id="2341" w:author="Author" w:date="2026-05-20T19:20:00Z" w16du:dateUtc="2026-05-20T11:20:00Z">
          <w:pPr>
            <w:spacing w:after="120" w:line="280" w:lineRule="exact"/>
            <w:ind w:firstLine="283"/>
          </w:pPr>
        </w:pPrChange>
      </w:pPr>
      <w:ins w:id="2342" w:author="Author" w:date="2026-05-20T16:56:00Z" w16du:dateUtc="2026-05-20T08:56:00Z">
        <w:r w:rsidRPr="00F724C2">
          <w:rPr>
            <w:rFonts w:ascii="Times New Roman" w:hAnsi="Times New Roman"/>
            <w:rPrChange w:id="2343" w:author="Author" w:date="2026-05-20T19:00:00Z" w16du:dateUtc="2026-05-20T11:00:00Z">
              <w:rPr>
                <w:rFonts w:ascii="Calibri" w:hAnsi="Calibri"/>
              </w:rPr>
            </w:rPrChange>
          </w:rPr>
          <w:t xml:space="preserve">In this project, we built Mini Whisper, a custom </w:t>
        </w:r>
      </w:ins>
      <w:ins w:id="2344" w:author="Author" w:date="2026-05-20T16:57:00Z" w16du:dateUtc="2026-05-20T08:57:00Z">
        <w:r w:rsidRPr="00F724C2">
          <w:rPr>
            <w:rFonts w:ascii="Times New Roman" w:hAnsi="Times New Roman" w:hint="eastAsia"/>
            <w:rPrChange w:id="2345" w:author="Author" w:date="2026-05-20T19:00:00Z" w16du:dateUtc="2026-05-20T11:00:00Z">
              <w:rPr>
                <w:rFonts w:ascii="Calibri" w:eastAsia="宋体" w:hAnsi="Calibri" w:hint="eastAsia"/>
                <w:lang w:eastAsia="zh-CN"/>
              </w:rPr>
            </w:rPrChange>
          </w:rPr>
          <w:t xml:space="preserve">Gymnasium compatible </w:t>
        </w:r>
      </w:ins>
      <w:ins w:id="2346" w:author="Author" w:date="2026-05-20T16:56:00Z" w16du:dateUtc="2026-05-20T08:56:00Z">
        <w:r w:rsidRPr="00F724C2">
          <w:rPr>
            <w:rFonts w:ascii="Times New Roman" w:hAnsi="Times New Roman"/>
            <w:rPrChange w:id="2347" w:author="Author" w:date="2026-05-20T19:00:00Z" w16du:dateUtc="2026-05-20T11:00:00Z">
              <w:rPr>
                <w:rFonts w:ascii="Calibri" w:hAnsi="Calibri"/>
              </w:rPr>
            </w:rPrChange>
          </w:rPr>
          <w:t xml:space="preserve">roguelike </w:t>
        </w:r>
        <w:proofErr w:type="spellStart"/>
        <w:r w:rsidRPr="00F724C2">
          <w:rPr>
            <w:rFonts w:ascii="Times New Roman" w:hAnsi="Times New Roman"/>
            <w:rPrChange w:id="2348" w:author="Author" w:date="2026-05-20T19:00:00Z" w16du:dateUtc="2026-05-20T11:00:00Z">
              <w:rPr>
                <w:rFonts w:ascii="Calibri" w:hAnsi="Calibri"/>
              </w:rPr>
            </w:rPrChange>
          </w:rPr>
          <w:t>deckbuilder</w:t>
        </w:r>
        <w:proofErr w:type="spellEnd"/>
        <w:r w:rsidRPr="00F724C2">
          <w:rPr>
            <w:rFonts w:ascii="Times New Roman" w:hAnsi="Times New Roman"/>
            <w:rPrChange w:id="2349" w:author="Author" w:date="2026-05-20T19:00:00Z" w16du:dateUtc="2026-05-20T11:00:00Z">
              <w:rPr>
                <w:rFonts w:ascii="Calibri" w:hAnsi="Calibri"/>
              </w:rPr>
            </w:rPrChange>
          </w:rPr>
          <w:t xml:space="preserve"> environment, and trained a </w:t>
        </w:r>
        <w:proofErr w:type="spellStart"/>
        <w:r w:rsidRPr="00F724C2">
          <w:rPr>
            <w:rFonts w:ascii="Times New Roman" w:hAnsi="Times New Roman"/>
            <w:rPrChange w:id="2350" w:author="Author" w:date="2026-05-20T19:00:00Z" w16du:dateUtc="2026-05-20T11:00:00Z">
              <w:rPr>
                <w:rFonts w:ascii="Calibri" w:hAnsi="Calibri"/>
              </w:rPr>
            </w:rPrChange>
          </w:rPr>
          <w:t>MaskablePPO</w:t>
        </w:r>
        <w:proofErr w:type="spellEnd"/>
        <w:r w:rsidRPr="00F724C2">
          <w:rPr>
            <w:rFonts w:ascii="Times New Roman" w:hAnsi="Times New Roman"/>
            <w:rPrChange w:id="2351" w:author="Author" w:date="2026-05-20T19:00:00Z" w16du:dateUtc="2026-05-20T11:00:00Z">
              <w:rPr>
                <w:rFonts w:ascii="Calibri" w:hAnsi="Calibri"/>
              </w:rPr>
            </w:rPrChange>
          </w:rPr>
          <w:t xml:space="preserve"> agent to play it. The agent achieved a </w:t>
        </w:r>
        <w:proofErr w:type="gramStart"/>
        <w:r w:rsidRPr="00F724C2">
          <w:rPr>
            <w:rFonts w:ascii="Times New Roman" w:hAnsi="Times New Roman"/>
            <w:rPrChange w:id="2352" w:author="Author" w:date="2026-05-20T19:00:00Z" w16du:dateUtc="2026-05-20T11:00:00Z">
              <w:rPr>
                <w:rFonts w:ascii="Calibri" w:hAnsi="Calibri"/>
              </w:rPr>
            </w:rPrChange>
          </w:rPr>
          <w:t>56.1% win</w:t>
        </w:r>
        <w:proofErr w:type="gramEnd"/>
        <w:r w:rsidRPr="00F724C2">
          <w:rPr>
            <w:rFonts w:ascii="Times New Roman" w:hAnsi="Times New Roman"/>
            <w:rPrChange w:id="2353" w:author="Author" w:date="2026-05-20T19:00:00Z" w16du:dateUtc="2026-05-20T11:00:00Z">
              <w:rPr>
                <w:rFonts w:ascii="Calibri" w:hAnsi="Calibri"/>
              </w:rPr>
            </w:rPrChange>
          </w:rPr>
          <w:t xml:space="preserve"> rate and reached the boss floor in 95.1% of runs</w:t>
        </w:r>
      </w:ins>
      <w:ins w:id="2354" w:author="Author" w:date="2026-05-20T16:57:00Z" w16du:dateUtc="2026-05-20T08:57:00Z">
        <w:r w:rsidRPr="00F724C2">
          <w:rPr>
            <w:rFonts w:ascii="Times New Roman" w:hAnsi="Times New Roman" w:hint="eastAsia"/>
            <w:rPrChange w:id="2355" w:author="Author" w:date="2026-05-20T19:00:00Z" w16du:dateUtc="2026-05-20T11:00:00Z">
              <w:rPr>
                <w:rFonts w:ascii="Calibri" w:eastAsia="宋体" w:hAnsi="Calibri" w:hint="eastAsia"/>
                <w:lang w:eastAsia="zh-CN"/>
              </w:rPr>
            </w:rPrChange>
          </w:rPr>
          <w:t xml:space="preserve"> </w:t>
        </w:r>
        <w:r w:rsidRPr="00F724C2">
          <w:rPr>
            <w:rFonts w:ascii="Times New Roman" w:hAnsi="Times New Roman"/>
            <w:rPrChange w:id="2356" w:author="Author" w:date="2026-05-20T19:00:00Z" w16du:dateUtc="2026-05-20T11:00:00Z">
              <w:rPr>
                <w:rFonts w:ascii="Calibri" w:hAnsi="Calibri"/>
              </w:rPr>
            </w:rPrChange>
          </w:rPr>
          <w:t>after only 4.4 minutes of training on a single GPU</w:t>
        </w:r>
      </w:ins>
      <w:ins w:id="2357" w:author="Author" w:date="2026-05-20T16:58:00Z" w16du:dateUtc="2026-05-20T08:58:00Z">
        <w:r w:rsidRPr="00F724C2">
          <w:rPr>
            <w:rFonts w:ascii="Times New Roman" w:hAnsi="Times New Roman" w:hint="eastAsia"/>
            <w:rPrChange w:id="2358" w:author="Author" w:date="2026-05-20T19:00:00Z" w16du:dateUtc="2026-05-20T11:00:00Z">
              <w:rPr>
                <w:rFonts w:ascii="Calibri" w:eastAsia="宋体" w:hAnsi="Calibri" w:hint="eastAsia"/>
                <w:lang w:eastAsia="zh-CN"/>
              </w:rPr>
            </w:rPrChange>
          </w:rPr>
          <w:t>,</w:t>
        </w:r>
      </w:ins>
      <w:ins w:id="2359" w:author="Author" w:date="2026-05-20T16:56:00Z" w16du:dateUtc="2026-05-20T08:56:00Z">
        <w:r w:rsidRPr="00F724C2">
          <w:rPr>
            <w:rFonts w:ascii="Times New Roman" w:hAnsi="Times New Roman"/>
            <w:rPrChange w:id="2360" w:author="Author" w:date="2026-05-20T19:00:00Z" w16du:dateUtc="2026-05-20T11:00:00Z">
              <w:rPr>
                <w:rFonts w:ascii="Calibri" w:hAnsi="Calibri"/>
              </w:rPr>
            </w:rPrChange>
          </w:rPr>
          <w:t xml:space="preserve"> both comfortably above what a first-time human player managed. More importantly, analy</w:t>
        </w:r>
      </w:ins>
      <w:ins w:id="2361" w:author="Author" w:date="2026-05-20T16:58:00Z" w16du:dateUtc="2026-05-20T08:58:00Z">
        <w:r w:rsidRPr="00F724C2">
          <w:rPr>
            <w:rFonts w:ascii="Times New Roman" w:hAnsi="Times New Roman" w:hint="eastAsia"/>
            <w:rPrChange w:id="2362" w:author="Author" w:date="2026-05-20T19:00:00Z" w16du:dateUtc="2026-05-20T11:00:00Z">
              <w:rPr>
                <w:rFonts w:ascii="Calibri" w:eastAsia="宋体" w:hAnsi="Calibri" w:hint="eastAsia"/>
                <w:lang w:eastAsia="zh-CN"/>
              </w:rPr>
            </w:rPrChange>
          </w:rPr>
          <w:t>z</w:t>
        </w:r>
      </w:ins>
      <w:ins w:id="2363" w:author="Author" w:date="2026-05-20T16:56:00Z" w16du:dateUtc="2026-05-20T08:56:00Z">
        <w:r w:rsidRPr="00F724C2">
          <w:rPr>
            <w:rFonts w:ascii="Times New Roman" w:hAnsi="Times New Roman"/>
            <w:rPrChange w:id="2364" w:author="Author" w:date="2026-05-20T19:00:00Z" w16du:dateUtc="2026-05-20T11:00:00Z">
              <w:rPr>
                <w:rFonts w:ascii="Calibri" w:hAnsi="Calibri"/>
              </w:rPr>
            </w:rPrChange>
          </w:rPr>
          <w:t xml:space="preserve">ing the agent's </w:t>
        </w:r>
        <w:proofErr w:type="spellStart"/>
        <w:r w:rsidRPr="00F724C2">
          <w:rPr>
            <w:rFonts w:ascii="Times New Roman" w:hAnsi="Times New Roman"/>
            <w:rPrChange w:id="2365" w:author="Author" w:date="2026-05-20T19:00:00Z" w16du:dateUtc="2026-05-20T11:00:00Z">
              <w:rPr>
                <w:rFonts w:ascii="Calibri" w:hAnsi="Calibri"/>
              </w:rPr>
            </w:rPrChange>
          </w:rPr>
          <w:t>behaviour</w:t>
        </w:r>
        <w:proofErr w:type="spellEnd"/>
        <w:r w:rsidRPr="00F724C2">
          <w:rPr>
            <w:rFonts w:ascii="Times New Roman" w:hAnsi="Times New Roman"/>
            <w:rPrChange w:id="2366" w:author="Author" w:date="2026-05-20T19:00:00Z" w16du:dateUtc="2026-05-20T11:00:00Z">
              <w:rPr>
                <w:rFonts w:ascii="Calibri" w:hAnsi="Calibri"/>
              </w:rPr>
            </w:rPrChange>
          </w:rPr>
          <w:t xml:space="preserve"> revealed two concrete game balance problems: one card that dominates almost all play, and two cards that are never worth using. These issues had gone unnoticed despite weeks of manual playtesting by the game's own designer.</w:t>
        </w:r>
      </w:ins>
    </w:p>
    <w:p w14:paraId="181CF040" w14:textId="7F2AFD01" w:rsidR="00D803EE" w:rsidRPr="00F724C2" w:rsidDel="008A7E71" w:rsidRDefault="008A7E71" w:rsidP="00C63F2C">
      <w:pPr>
        <w:spacing w:after="0" w:line="300" w:lineRule="exact"/>
        <w:ind w:firstLineChars="100" w:firstLine="220"/>
        <w:jc w:val="both"/>
        <w:rPr>
          <w:del w:id="2367" w:author="Author" w:date="2026-05-20T16:56:00Z" w16du:dateUtc="2026-05-20T08:56:00Z"/>
          <w:rFonts w:ascii="Times New Roman" w:hAnsi="Times New Roman"/>
          <w:rPrChange w:id="2368" w:author="Author" w:date="2026-05-20T19:00:00Z" w16du:dateUtc="2026-05-20T11:00:00Z">
            <w:rPr>
              <w:del w:id="2369" w:author="Author" w:date="2026-05-20T16:56:00Z" w16du:dateUtc="2026-05-20T08:56:00Z"/>
            </w:rPr>
          </w:rPrChange>
        </w:rPr>
        <w:pPrChange w:id="2370" w:author="Author" w:date="2026-05-20T19:20:00Z" w16du:dateUtc="2026-05-20T11:20:00Z">
          <w:pPr>
            <w:spacing w:after="160" w:line="280" w:lineRule="exact"/>
            <w:ind w:firstLine="283"/>
          </w:pPr>
        </w:pPrChange>
      </w:pPr>
      <w:ins w:id="2371" w:author="Author" w:date="2026-05-20T16:56:00Z" w16du:dateUtc="2026-05-20T08:56:00Z">
        <w:r w:rsidRPr="00F724C2">
          <w:rPr>
            <w:rFonts w:ascii="Times New Roman" w:hAnsi="Times New Roman"/>
            <w:rPrChange w:id="2372" w:author="Author" w:date="2026-05-20T19:00:00Z" w16du:dateUtc="2026-05-20T11:00:00Z">
              <w:rPr>
                <w:rFonts w:ascii="Calibri" w:hAnsi="Calibri"/>
              </w:rPr>
            </w:rPrChange>
          </w:rPr>
          <w:t>These results suggest two practical takeaways for small-scale RL projects. First, combining action masking with dense reward shaping is an effective and low-effort starting point for turn-based games with large illegal-action ratios</w:t>
        </w:r>
      </w:ins>
      <w:ins w:id="2373" w:author="Author" w:date="2026-05-20T19:01:00Z" w16du:dateUtc="2026-05-20T11:01:00Z">
        <w:r w:rsidR="00F724C2">
          <w:rPr>
            <w:rFonts w:ascii="Times New Roman" w:eastAsia="宋体" w:hAnsi="Times New Roman" w:hint="eastAsia"/>
            <w:lang w:eastAsia="zh-CN"/>
          </w:rPr>
          <w:t>. I</w:t>
        </w:r>
      </w:ins>
      <w:ins w:id="2374" w:author="Author" w:date="2026-05-20T16:56:00Z" w16du:dateUtc="2026-05-20T08:56:00Z">
        <w:r w:rsidRPr="00F724C2">
          <w:rPr>
            <w:rFonts w:ascii="Times New Roman" w:hAnsi="Times New Roman"/>
            <w:rPrChange w:id="2375" w:author="Author" w:date="2026-05-20T19:00:00Z" w16du:dateUtc="2026-05-20T11:00:00Z">
              <w:rPr>
                <w:rFonts w:ascii="Calibri" w:hAnsi="Calibri"/>
              </w:rPr>
            </w:rPrChange>
          </w:rPr>
          <w:t>t produces stable, fast training without extensive hyperparameter tuning. Second, a trained RL agent is not just a performance benchmark; it is a diagnostic tool. The card-usage analysis that uncovered the balance problems above took 138 seconds of automated evaluation to produce, compared to the weeks of manual testing that missed them entirely.</w:t>
        </w:r>
      </w:ins>
      <w:del w:id="2376" w:author="Author" w:date="2026-05-20T16:56:00Z" w16du:dateUtc="2026-05-20T08:56:00Z">
        <w:r w:rsidR="00000000" w:rsidRPr="00F724C2" w:rsidDel="008A7E71">
          <w:rPr>
            <w:rFonts w:ascii="Times New Roman" w:hAnsi="Times New Roman"/>
            <w:rPrChange w:id="2377" w:author="Author" w:date="2026-05-20T19:00:00Z" w16du:dateUtc="2026-05-20T11:00:00Z">
              <w:rPr>
                <w:rFonts w:ascii="Calibri" w:hAnsi="Calibri"/>
              </w:rPr>
            </w:rPrChange>
          </w:rPr>
          <w:delText>The results point to two broader conclusions for small-scale RL projects. First, action masking combined with dense reward shaping is a reliable starting point for finite-horizon games with many illegal actions: it delivers fast convergence with default PPO hyperparameters and eliminates most of the usual trial-and-error. Second, a converged policy carries information-rich diagnostics about the game, not just a performance number. A 138-second evaluation run surfaced the card-imbalance findings described above — findings that manual playtesting had missed entirely.</w:delText>
        </w:r>
      </w:del>
    </w:p>
    <w:p w14:paraId="29397B67" w14:textId="77777777" w:rsidR="00D803EE" w:rsidRPr="00F724C2" w:rsidDel="00996222" w:rsidRDefault="00D803EE" w:rsidP="00C63F2C">
      <w:pPr>
        <w:pBdr>
          <w:bottom w:val="single" w:sz="6" w:space="1" w:color="AAAAAA"/>
        </w:pBdr>
        <w:spacing w:before="120" w:after="0" w:line="300" w:lineRule="exact"/>
        <w:ind w:firstLineChars="100" w:firstLine="220"/>
        <w:jc w:val="both"/>
        <w:rPr>
          <w:del w:id="2378" w:author="Author" w:date="2026-05-20T01:21:00Z" w16du:dateUtc="2026-05-19T17:21:00Z"/>
          <w:rFonts w:ascii="Times New Roman" w:hAnsi="Times New Roman"/>
          <w:rPrChange w:id="2379" w:author="Author" w:date="2026-05-20T19:00:00Z" w16du:dateUtc="2026-05-20T11:00:00Z">
            <w:rPr>
              <w:del w:id="2380" w:author="Author" w:date="2026-05-20T01:21:00Z" w16du:dateUtc="2026-05-19T17:21:00Z"/>
            </w:rPr>
          </w:rPrChange>
        </w:rPr>
        <w:pPrChange w:id="2381" w:author="Author" w:date="2026-05-20T19:20:00Z" w16du:dateUtc="2026-05-20T11:20:00Z">
          <w:pPr>
            <w:pBdr>
              <w:bottom w:val="single" w:sz="6" w:space="1" w:color="AAAAAA"/>
            </w:pBdr>
            <w:spacing w:before="120" w:after="120"/>
          </w:pPr>
        </w:pPrChange>
      </w:pPr>
    </w:p>
    <w:p w14:paraId="1D3FE215" w14:textId="4A08FD3B" w:rsidR="00D803EE" w:rsidRPr="00F724C2" w:rsidDel="00996222" w:rsidRDefault="00000000" w:rsidP="00C63F2C">
      <w:pPr>
        <w:pStyle w:val="1"/>
        <w:spacing w:line="300" w:lineRule="exact"/>
        <w:ind w:firstLineChars="100" w:firstLine="221"/>
        <w:jc w:val="both"/>
        <w:rPr>
          <w:del w:id="2382" w:author="Author" w:date="2026-05-20T01:21:00Z" w16du:dateUtc="2026-05-19T17:21:00Z"/>
          <w:rFonts w:ascii="Times New Roman" w:hAnsi="Times New Roman"/>
          <w:color w:val="auto"/>
          <w:rPrChange w:id="2383" w:author="Author" w:date="2026-05-20T19:00:00Z" w16du:dateUtc="2026-05-20T11:00:00Z">
            <w:rPr>
              <w:del w:id="2384" w:author="Author" w:date="2026-05-20T01:21:00Z" w16du:dateUtc="2026-05-19T17:21:00Z"/>
              <w:color w:val="auto"/>
            </w:rPr>
          </w:rPrChange>
        </w:rPr>
        <w:pPrChange w:id="2385" w:author="Author" w:date="2026-05-20T19:20:00Z" w16du:dateUtc="2026-05-20T11:20:00Z">
          <w:pPr>
            <w:pStyle w:val="1"/>
          </w:pPr>
        </w:pPrChange>
      </w:pPr>
      <w:del w:id="2386" w:author="Author" w:date="2026-05-20T01:21:00Z" w16du:dateUtc="2026-05-19T17:21:00Z">
        <w:r w:rsidRPr="00F724C2" w:rsidDel="00996222">
          <w:rPr>
            <w:rFonts w:ascii="Times New Roman" w:hAnsi="Times New Roman"/>
            <w:color w:val="auto"/>
            <w:sz w:val="22"/>
            <w:rPrChange w:id="2387" w:author="Author" w:date="2026-05-20T19:00:00Z" w16du:dateUtc="2026-05-20T11:00:00Z">
              <w:rPr>
                <w:rFonts w:ascii="Calibri" w:hAnsi="Calibri"/>
                <w:color w:val="auto"/>
                <w:sz w:val="32"/>
              </w:rPr>
            </w:rPrChange>
          </w:rPr>
          <w:delText>References</w:delText>
        </w:r>
      </w:del>
    </w:p>
    <w:p w14:paraId="36D0F3EE" w14:textId="3024CBF7" w:rsidR="00D803EE" w:rsidRPr="00F724C2" w:rsidDel="00996222" w:rsidRDefault="00000000" w:rsidP="00C63F2C">
      <w:pPr>
        <w:spacing w:after="0" w:line="300" w:lineRule="exact"/>
        <w:ind w:firstLineChars="100" w:firstLine="220"/>
        <w:jc w:val="both"/>
        <w:rPr>
          <w:del w:id="2388" w:author="Author" w:date="2026-05-20T01:21:00Z" w16du:dateUtc="2026-05-19T17:21:00Z"/>
          <w:rFonts w:ascii="Times New Roman" w:hAnsi="Times New Roman"/>
          <w:rPrChange w:id="2389" w:author="Author" w:date="2026-05-20T19:00:00Z" w16du:dateUtc="2026-05-20T11:00:00Z">
            <w:rPr>
              <w:del w:id="2390" w:author="Author" w:date="2026-05-20T01:21:00Z" w16du:dateUtc="2026-05-19T17:21:00Z"/>
            </w:rPr>
          </w:rPrChange>
        </w:rPr>
        <w:pPrChange w:id="2391" w:author="Author" w:date="2026-05-20T19:20:00Z" w16du:dateUtc="2026-05-20T11:20:00Z">
          <w:pPr>
            <w:spacing w:after="80"/>
            <w:ind w:left="397" w:hanging="397"/>
          </w:pPr>
        </w:pPrChange>
      </w:pPr>
      <w:del w:id="2392" w:author="Author" w:date="2026-05-20T01:21:00Z" w16du:dateUtc="2026-05-19T17:21:00Z">
        <w:r w:rsidRPr="00F724C2" w:rsidDel="00996222">
          <w:rPr>
            <w:rFonts w:ascii="Times New Roman" w:hAnsi="Times New Roman"/>
            <w:rPrChange w:id="2393" w:author="Author" w:date="2026-05-20T19:00:00Z" w16du:dateUtc="2026-05-20T11:00:00Z">
              <w:rPr>
                <w:rFonts w:ascii="Calibri" w:hAnsi="Calibri"/>
                <w:sz w:val="20"/>
              </w:rPr>
            </w:rPrChange>
          </w:rPr>
          <w:delText>[1]  J. Schulman, F. Wolski, P. Dhariwal, A. Radford, and O. Klimov. "Proximal Policy Optimization Algorithms." arXiv:1707.06347, 2017.</w:delText>
        </w:r>
      </w:del>
    </w:p>
    <w:p w14:paraId="092AC310" w14:textId="4EE19DEF" w:rsidR="00D803EE" w:rsidRPr="00F724C2" w:rsidDel="00996222" w:rsidRDefault="00000000" w:rsidP="00C63F2C">
      <w:pPr>
        <w:spacing w:after="0" w:line="300" w:lineRule="exact"/>
        <w:ind w:firstLineChars="100" w:firstLine="220"/>
        <w:jc w:val="both"/>
        <w:rPr>
          <w:del w:id="2394" w:author="Author" w:date="2026-05-20T01:21:00Z" w16du:dateUtc="2026-05-19T17:21:00Z"/>
          <w:rFonts w:ascii="Times New Roman" w:hAnsi="Times New Roman"/>
          <w:rPrChange w:id="2395" w:author="Author" w:date="2026-05-20T19:00:00Z" w16du:dateUtc="2026-05-20T11:00:00Z">
            <w:rPr>
              <w:del w:id="2396" w:author="Author" w:date="2026-05-20T01:21:00Z" w16du:dateUtc="2026-05-19T17:21:00Z"/>
            </w:rPr>
          </w:rPrChange>
        </w:rPr>
        <w:pPrChange w:id="2397" w:author="Author" w:date="2026-05-20T19:20:00Z" w16du:dateUtc="2026-05-20T11:20:00Z">
          <w:pPr>
            <w:spacing w:after="80"/>
            <w:ind w:left="397" w:hanging="397"/>
          </w:pPr>
        </w:pPrChange>
      </w:pPr>
      <w:del w:id="2398" w:author="Author" w:date="2026-05-20T01:21:00Z" w16du:dateUtc="2026-05-19T17:21:00Z">
        <w:r w:rsidRPr="00F724C2" w:rsidDel="00996222">
          <w:rPr>
            <w:rFonts w:ascii="Times New Roman" w:hAnsi="Times New Roman"/>
            <w:rPrChange w:id="2399" w:author="Author" w:date="2026-05-20T19:00:00Z" w16du:dateUtc="2026-05-20T11:00:00Z">
              <w:rPr>
                <w:rFonts w:ascii="Calibri" w:hAnsi="Calibri"/>
                <w:sz w:val="20"/>
              </w:rPr>
            </w:rPrChange>
          </w:rPr>
          <w:delText>[2]  S. Huang and S. Ontanon. "A Closer Look at Invalid Action Masking in Policy Gradient Algorithms." Proc. 35th International FLAIRS Conference, 2022.</w:delText>
        </w:r>
      </w:del>
    </w:p>
    <w:p w14:paraId="4889E8DF" w14:textId="5A173BAB" w:rsidR="00D803EE" w:rsidRPr="00F724C2" w:rsidDel="00996222" w:rsidRDefault="00000000" w:rsidP="00C63F2C">
      <w:pPr>
        <w:spacing w:after="0" w:line="300" w:lineRule="exact"/>
        <w:ind w:firstLineChars="100" w:firstLine="220"/>
        <w:jc w:val="both"/>
        <w:rPr>
          <w:del w:id="2400" w:author="Author" w:date="2026-05-20T01:21:00Z" w16du:dateUtc="2026-05-19T17:21:00Z"/>
          <w:rFonts w:ascii="Times New Roman" w:hAnsi="Times New Roman"/>
          <w:rPrChange w:id="2401" w:author="Author" w:date="2026-05-20T19:00:00Z" w16du:dateUtc="2026-05-20T11:00:00Z">
            <w:rPr>
              <w:del w:id="2402" w:author="Author" w:date="2026-05-20T01:21:00Z" w16du:dateUtc="2026-05-19T17:21:00Z"/>
            </w:rPr>
          </w:rPrChange>
        </w:rPr>
        <w:pPrChange w:id="2403" w:author="Author" w:date="2026-05-20T19:20:00Z" w16du:dateUtc="2026-05-20T11:20:00Z">
          <w:pPr>
            <w:spacing w:after="80"/>
            <w:ind w:left="397" w:hanging="397"/>
          </w:pPr>
        </w:pPrChange>
      </w:pPr>
      <w:del w:id="2404" w:author="Author" w:date="2026-05-20T01:21:00Z" w16du:dateUtc="2026-05-19T17:21:00Z">
        <w:r w:rsidRPr="00F724C2" w:rsidDel="00996222">
          <w:rPr>
            <w:rFonts w:ascii="Times New Roman" w:hAnsi="Times New Roman"/>
            <w:rPrChange w:id="2405" w:author="Author" w:date="2026-05-20T19:00:00Z" w16du:dateUtc="2026-05-20T11:00:00Z">
              <w:rPr>
                <w:rFonts w:ascii="Calibri" w:hAnsi="Calibri"/>
                <w:sz w:val="20"/>
              </w:rPr>
            </w:rPrChange>
          </w:rPr>
          <w:delText>[3]  A. Raffin, A. Hill, A. Gleave, A. Kanervisto, M. Ernestus, and N. Dormann. "Stable-Baselines3: Reliable Reinforcement Learning Implementations." JMLR, vol. 22, no. 268, pp. 1-8, 2021.</w:delText>
        </w:r>
      </w:del>
    </w:p>
    <w:p w14:paraId="6DB7855B" w14:textId="1666B19C" w:rsidR="00D803EE" w:rsidRPr="00F724C2" w:rsidDel="00996222" w:rsidRDefault="00000000" w:rsidP="00C63F2C">
      <w:pPr>
        <w:spacing w:after="0" w:line="300" w:lineRule="exact"/>
        <w:ind w:firstLineChars="100" w:firstLine="220"/>
        <w:jc w:val="both"/>
        <w:rPr>
          <w:del w:id="2406" w:author="Author" w:date="2026-05-20T01:21:00Z" w16du:dateUtc="2026-05-19T17:21:00Z"/>
          <w:rFonts w:ascii="Times New Roman" w:hAnsi="Times New Roman"/>
          <w:rPrChange w:id="2407" w:author="Author" w:date="2026-05-20T19:00:00Z" w16du:dateUtc="2026-05-20T11:00:00Z">
            <w:rPr>
              <w:del w:id="2408" w:author="Author" w:date="2026-05-20T01:21:00Z" w16du:dateUtc="2026-05-19T17:21:00Z"/>
            </w:rPr>
          </w:rPrChange>
        </w:rPr>
        <w:pPrChange w:id="2409" w:author="Author" w:date="2026-05-20T19:20:00Z" w16du:dateUtc="2026-05-20T11:20:00Z">
          <w:pPr>
            <w:spacing w:after="80"/>
            <w:ind w:left="397" w:hanging="397"/>
          </w:pPr>
        </w:pPrChange>
      </w:pPr>
      <w:del w:id="2410" w:author="Author" w:date="2026-05-20T01:21:00Z" w16du:dateUtc="2026-05-19T17:21:00Z">
        <w:r w:rsidRPr="00F724C2" w:rsidDel="00996222">
          <w:rPr>
            <w:rFonts w:ascii="Times New Roman" w:hAnsi="Times New Roman"/>
            <w:rPrChange w:id="2411" w:author="Author" w:date="2026-05-20T19:00:00Z" w16du:dateUtc="2026-05-20T11:00:00Z">
              <w:rPr>
                <w:rFonts w:ascii="Calibri" w:hAnsi="Calibri"/>
                <w:sz w:val="20"/>
              </w:rPr>
            </w:rPrChange>
          </w:rPr>
          <w:delText>[4]  M. Towers, J. K. Terry, A. Kwiatkowski, et al. "Gymnasium: A Standard Interface for Reinforcement Learning Environments." arXiv:2407.17032, 2024.</w:delText>
        </w:r>
      </w:del>
    </w:p>
    <w:p w14:paraId="3483E5CD" w14:textId="4B3120EC" w:rsidR="00D803EE" w:rsidRPr="00F724C2" w:rsidDel="00996222" w:rsidRDefault="00000000" w:rsidP="00C63F2C">
      <w:pPr>
        <w:spacing w:after="0" w:line="300" w:lineRule="exact"/>
        <w:ind w:firstLineChars="100" w:firstLine="220"/>
        <w:jc w:val="both"/>
        <w:rPr>
          <w:del w:id="2412" w:author="Author" w:date="2026-05-20T01:21:00Z" w16du:dateUtc="2026-05-19T17:21:00Z"/>
          <w:rFonts w:ascii="Times New Roman" w:hAnsi="Times New Roman"/>
          <w:rPrChange w:id="2413" w:author="Author" w:date="2026-05-20T19:00:00Z" w16du:dateUtc="2026-05-20T11:00:00Z">
            <w:rPr>
              <w:del w:id="2414" w:author="Author" w:date="2026-05-20T01:21:00Z" w16du:dateUtc="2026-05-19T17:21:00Z"/>
            </w:rPr>
          </w:rPrChange>
        </w:rPr>
        <w:pPrChange w:id="2415" w:author="Author" w:date="2026-05-20T19:20:00Z" w16du:dateUtc="2026-05-20T11:20:00Z">
          <w:pPr>
            <w:spacing w:after="80"/>
            <w:ind w:left="397" w:hanging="397"/>
          </w:pPr>
        </w:pPrChange>
      </w:pPr>
      <w:del w:id="2416" w:author="Author" w:date="2026-05-20T01:21:00Z" w16du:dateUtc="2026-05-19T17:21:00Z">
        <w:r w:rsidRPr="00F724C2" w:rsidDel="00996222">
          <w:rPr>
            <w:rFonts w:ascii="Times New Roman" w:hAnsi="Times New Roman"/>
            <w:rPrChange w:id="2417" w:author="Author" w:date="2026-05-20T19:00:00Z" w16du:dateUtc="2026-05-20T11:00:00Z">
              <w:rPr>
                <w:rFonts w:ascii="Calibri" w:hAnsi="Calibri"/>
                <w:sz w:val="20"/>
              </w:rPr>
            </w:rPrChange>
          </w:rPr>
          <w:delText>[5]  G. Brockman, V. Cheung, L. Pettersson, et al. "OpenAI Gym." arXiv:1606.01540, 2016.</w:delText>
        </w:r>
      </w:del>
    </w:p>
    <w:p w14:paraId="4313B91F" w14:textId="50C1028F" w:rsidR="00D803EE" w:rsidRPr="00F724C2" w:rsidDel="00996222" w:rsidRDefault="00000000" w:rsidP="00C63F2C">
      <w:pPr>
        <w:spacing w:after="0" w:line="300" w:lineRule="exact"/>
        <w:ind w:firstLineChars="100" w:firstLine="220"/>
        <w:jc w:val="both"/>
        <w:rPr>
          <w:del w:id="2418" w:author="Author" w:date="2026-05-20T01:21:00Z" w16du:dateUtc="2026-05-19T17:21:00Z"/>
          <w:rFonts w:ascii="Times New Roman" w:hAnsi="Times New Roman"/>
          <w:rPrChange w:id="2419" w:author="Author" w:date="2026-05-20T19:00:00Z" w16du:dateUtc="2026-05-20T11:00:00Z">
            <w:rPr>
              <w:del w:id="2420" w:author="Author" w:date="2026-05-20T01:21:00Z" w16du:dateUtc="2026-05-19T17:21:00Z"/>
            </w:rPr>
          </w:rPrChange>
        </w:rPr>
        <w:pPrChange w:id="2421" w:author="Author" w:date="2026-05-20T19:20:00Z" w16du:dateUtc="2026-05-20T11:20:00Z">
          <w:pPr>
            <w:spacing w:after="80"/>
            <w:ind w:left="397" w:hanging="397"/>
          </w:pPr>
        </w:pPrChange>
      </w:pPr>
      <w:del w:id="2422" w:author="Author" w:date="2026-05-20T01:21:00Z" w16du:dateUtc="2026-05-19T17:21:00Z">
        <w:r w:rsidRPr="00F724C2" w:rsidDel="00996222">
          <w:rPr>
            <w:rFonts w:ascii="Times New Roman" w:hAnsi="Times New Roman"/>
            <w:rPrChange w:id="2423" w:author="Author" w:date="2026-05-20T19:00:00Z" w16du:dateUtc="2026-05-20T11:00:00Z">
              <w:rPr>
                <w:rFonts w:ascii="Calibri" w:hAnsi="Calibri"/>
                <w:sz w:val="20"/>
              </w:rPr>
            </w:rPrChange>
          </w:rPr>
          <w:delText>[6]  C. Berner, G. Brockman, B. Chan, et al. "Dota 2 with Large-Scale Deep Reinforcement Learning." arXiv:1912.06680, 2019.</w:delText>
        </w:r>
      </w:del>
    </w:p>
    <w:p w14:paraId="66B1B752" w14:textId="714A32C2" w:rsidR="00D803EE" w:rsidRPr="00F724C2" w:rsidDel="00996222" w:rsidRDefault="00000000" w:rsidP="00C63F2C">
      <w:pPr>
        <w:spacing w:after="0" w:line="300" w:lineRule="exact"/>
        <w:ind w:firstLineChars="100" w:firstLine="220"/>
        <w:jc w:val="both"/>
        <w:rPr>
          <w:del w:id="2424" w:author="Author" w:date="2026-05-20T01:21:00Z" w16du:dateUtc="2026-05-19T17:21:00Z"/>
          <w:rFonts w:ascii="Times New Roman" w:hAnsi="Times New Roman"/>
          <w:rPrChange w:id="2425" w:author="Author" w:date="2026-05-20T19:00:00Z" w16du:dateUtc="2026-05-20T11:00:00Z">
            <w:rPr>
              <w:del w:id="2426" w:author="Author" w:date="2026-05-20T01:21:00Z" w16du:dateUtc="2026-05-19T17:21:00Z"/>
            </w:rPr>
          </w:rPrChange>
        </w:rPr>
        <w:pPrChange w:id="2427" w:author="Author" w:date="2026-05-20T19:20:00Z" w16du:dateUtc="2026-05-20T11:20:00Z">
          <w:pPr>
            <w:spacing w:after="80"/>
            <w:ind w:left="397" w:hanging="397"/>
          </w:pPr>
        </w:pPrChange>
      </w:pPr>
      <w:del w:id="2428" w:author="Author" w:date="2026-05-20T01:21:00Z" w16du:dateUtc="2026-05-19T17:21:00Z">
        <w:r w:rsidRPr="00F724C2" w:rsidDel="00996222">
          <w:rPr>
            <w:rFonts w:ascii="Times New Roman" w:hAnsi="Times New Roman"/>
            <w:rPrChange w:id="2429" w:author="Author" w:date="2026-05-20T19:00:00Z" w16du:dateUtc="2026-05-20T11:00:00Z">
              <w:rPr>
                <w:rFonts w:ascii="Calibri" w:hAnsi="Calibri"/>
                <w:sz w:val="20"/>
              </w:rPr>
            </w:rPrChange>
          </w:rPr>
          <w:delText>[7]  C. Holmgard, M. C. Green, A. Liapis, and J. Togelius. "Automated Playtesting with Procedural Personas through MCTS with Evolved Heuristics." IEEE Transactions on Games, vol. 11, no. 4, pp. 352-362, 2019.</w:delText>
        </w:r>
      </w:del>
    </w:p>
    <w:p w14:paraId="4AD2B58E" w14:textId="3FC836A6" w:rsidR="00D803EE" w:rsidRPr="00F724C2" w:rsidDel="00996222" w:rsidRDefault="00000000" w:rsidP="00C63F2C">
      <w:pPr>
        <w:spacing w:after="0" w:line="300" w:lineRule="exact"/>
        <w:ind w:firstLineChars="100" w:firstLine="220"/>
        <w:jc w:val="both"/>
        <w:rPr>
          <w:del w:id="2430" w:author="Author" w:date="2026-05-20T01:21:00Z" w16du:dateUtc="2026-05-19T17:21:00Z"/>
          <w:rFonts w:ascii="Times New Roman" w:hAnsi="Times New Roman"/>
          <w:rPrChange w:id="2431" w:author="Author" w:date="2026-05-20T19:00:00Z" w16du:dateUtc="2026-05-20T11:00:00Z">
            <w:rPr>
              <w:del w:id="2432" w:author="Author" w:date="2026-05-20T01:21:00Z" w16du:dateUtc="2026-05-19T17:21:00Z"/>
            </w:rPr>
          </w:rPrChange>
        </w:rPr>
        <w:pPrChange w:id="2433" w:author="Author" w:date="2026-05-20T19:20:00Z" w16du:dateUtc="2026-05-20T11:20:00Z">
          <w:pPr>
            <w:spacing w:after="80"/>
            <w:ind w:left="397" w:hanging="397"/>
          </w:pPr>
        </w:pPrChange>
      </w:pPr>
      <w:del w:id="2434" w:author="Author" w:date="2026-05-20T01:21:00Z" w16du:dateUtc="2026-05-19T17:21:00Z">
        <w:r w:rsidRPr="00F724C2" w:rsidDel="00996222">
          <w:rPr>
            <w:rFonts w:ascii="Times New Roman" w:hAnsi="Times New Roman"/>
            <w:rPrChange w:id="2435" w:author="Author" w:date="2026-05-20T19:00:00Z" w16du:dateUtc="2026-05-20T11:00:00Z">
              <w:rPr>
                <w:rFonts w:ascii="Calibri" w:hAnsi="Calibri"/>
                <w:sz w:val="20"/>
              </w:rPr>
            </w:rPrChange>
          </w:rPr>
          <w:delText>[8]  J. Stiegler, K. Dahal, J. Maucher, and D. Livingstone. "Symbolic Reasoning for Hearthstone." IEEE Conference on Computational Intelligence and Games, 2017.</w:delText>
        </w:r>
      </w:del>
    </w:p>
    <w:p w14:paraId="108BF097" w14:textId="65C6924C" w:rsidR="00D803EE" w:rsidRPr="00F724C2" w:rsidDel="00F724C2" w:rsidRDefault="00D803EE" w:rsidP="00C63F2C">
      <w:pPr>
        <w:pBdr>
          <w:bottom w:val="single" w:sz="6" w:space="1" w:color="AAAAAA"/>
        </w:pBdr>
        <w:spacing w:before="120" w:after="0" w:line="300" w:lineRule="exact"/>
        <w:ind w:firstLineChars="100" w:firstLine="220"/>
        <w:jc w:val="both"/>
        <w:rPr>
          <w:del w:id="2436" w:author="Author" w:date="2026-05-20T18:52:00Z" w16du:dateUtc="2026-05-20T10:52:00Z"/>
          <w:rFonts w:ascii="Times New Roman" w:hAnsi="Times New Roman"/>
          <w:rPrChange w:id="2437" w:author="Author" w:date="2026-05-20T19:00:00Z" w16du:dateUtc="2026-05-20T11:00:00Z">
            <w:rPr>
              <w:del w:id="2438" w:author="Author" w:date="2026-05-20T18:52:00Z" w16du:dateUtc="2026-05-20T10:52:00Z"/>
            </w:rPr>
          </w:rPrChange>
        </w:rPr>
        <w:pPrChange w:id="2439" w:author="Author" w:date="2026-05-20T19:20:00Z" w16du:dateUtc="2026-05-20T11:20:00Z">
          <w:pPr>
            <w:pBdr>
              <w:bottom w:val="single" w:sz="6" w:space="1" w:color="AAAAAA"/>
            </w:pBdr>
            <w:spacing w:before="120" w:after="120"/>
          </w:pPr>
        </w:pPrChange>
      </w:pPr>
    </w:p>
    <w:p w14:paraId="639988D3" w14:textId="33D65926" w:rsidR="00D803EE" w:rsidRPr="00F724C2" w:rsidDel="00F724C2" w:rsidRDefault="00000000" w:rsidP="00C63F2C">
      <w:pPr>
        <w:pStyle w:val="1"/>
        <w:spacing w:line="300" w:lineRule="exact"/>
        <w:ind w:firstLine="284"/>
        <w:jc w:val="both"/>
        <w:rPr>
          <w:del w:id="2440" w:author="Author" w:date="2026-05-20T18:52:00Z" w16du:dateUtc="2026-05-20T10:52:00Z"/>
          <w:rFonts w:ascii="Times New Roman" w:hAnsi="Times New Roman"/>
          <w:color w:val="auto"/>
          <w:rPrChange w:id="2441" w:author="Author" w:date="2026-05-20T19:00:00Z" w16du:dateUtc="2026-05-20T11:00:00Z">
            <w:rPr>
              <w:del w:id="2442" w:author="Author" w:date="2026-05-20T18:52:00Z" w16du:dateUtc="2026-05-20T10:52:00Z"/>
              <w:color w:val="auto"/>
            </w:rPr>
          </w:rPrChange>
        </w:rPr>
        <w:pPrChange w:id="2443" w:author="Author" w:date="2026-05-20T19:20:00Z" w16du:dateUtc="2026-05-20T11:20:00Z">
          <w:pPr>
            <w:pStyle w:val="1"/>
          </w:pPr>
        </w:pPrChange>
      </w:pPr>
      <w:del w:id="2444" w:author="Author" w:date="2026-05-20T18:52:00Z" w16du:dateUtc="2026-05-20T10:52:00Z">
        <w:r w:rsidRPr="00F724C2" w:rsidDel="00F724C2">
          <w:rPr>
            <w:rFonts w:ascii="Times New Roman" w:hAnsi="Times New Roman"/>
            <w:color w:val="auto"/>
            <w:sz w:val="22"/>
            <w:rPrChange w:id="2445" w:author="Author" w:date="2026-05-20T19:00:00Z" w16du:dateUtc="2026-05-20T11:00:00Z">
              <w:rPr>
                <w:rFonts w:ascii="Calibri" w:hAnsi="Calibri"/>
                <w:color w:val="auto"/>
                <w:sz w:val="32"/>
              </w:rPr>
            </w:rPrChange>
          </w:rPr>
          <w:delText>Appendix A.  Full Hyperparameter Table</w:delText>
        </w:r>
      </w:del>
    </w:p>
    <w:p w14:paraId="1422FACB" w14:textId="6D6C3834" w:rsidR="00D803EE" w:rsidRPr="00F724C2" w:rsidDel="00F724C2" w:rsidRDefault="00000000" w:rsidP="00C63F2C">
      <w:pPr>
        <w:spacing w:after="0" w:line="300" w:lineRule="exact"/>
        <w:ind w:firstLine="284"/>
        <w:jc w:val="both"/>
        <w:rPr>
          <w:del w:id="2446" w:author="Author" w:date="2026-05-20T18:52:00Z" w16du:dateUtc="2026-05-20T10:52:00Z"/>
          <w:rFonts w:ascii="Times New Roman" w:hAnsi="Times New Roman"/>
          <w:rPrChange w:id="2447" w:author="Author" w:date="2026-05-20T19:00:00Z" w16du:dateUtc="2026-05-20T11:00:00Z">
            <w:rPr>
              <w:del w:id="2448" w:author="Author" w:date="2026-05-20T18:52:00Z" w16du:dateUtc="2026-05-20T10:52:00Z"/>
            </w:rPr>
          </w:rPrChange>
        </w:rPr>
        <w:pPrChange w:id="2449" w:author="Author" w:date="2026-05-20T19:20:00Z" w16du:dateUtc="2026-05-20T11:20:00Z">
          <w:pPr>
            <w:spacing w:after="80" w:line="280" w:lineRule="exact"/>
            <w:ind w:firstLine="283"/>
          </w:pPr>
        </w:pPrChange>
      </w:pPr>
      <w:del w:id="2450" w:author="Author" w:date="2026-05-20T18:52:00Z" w16du:dateUtc="2026-05-20T10:52:00Z">
        <w:r w:rsidRPr="00F724C2" w:rsidDel="00F724C2">
          <w:rPr>
            <w:rFonts w:ascii="Times New Roman" w:hAnsi="Times New Roman"/>
            <w:rPrChange w:id="2451" w:author="Author" w:date="2026-05-20T19:00:00Z" w16du:dateUtc="2026-05-20T11:00:00Z">
              <w:rPr>
                <w:rFonts w:ascii="Calibri" w:hAnsi="Calibri"/>
              </w:rPr>
            </w:rPrChange>
          </w:rPr>
          <w:delText xml:space="preserve">The following additional defaults are inherited from </w:delText>
        </w:r>
        <w:r w:rsidRPr="00F724C2" w:rsidDel="00F724C2">
          <w:rPr>
            <w:rFonts w:ascii="Times New Roman" w:hAnsi="Times New Roman"/>
            <w:rPrChange w:id="2452" w:author="Author" w:date="2026-05-20T19:00:00Z" w16du:dateUtc="2026-05-20T11:00:00Z">
              <w:rPr>
                <w:rFonts w:ascii="Calibri" w:hAnsi="Calibri"/>
                <w:i/>
              </w:rPr>
            </w:rPrChange>
          </w:rPr>
          <w:delText>sb3_contrib.MaskablePPO</w:delText>
        </w:r>
        <w:r w:rsidRPr="00F724C2" w:rsidDel="00F724C2">
          <w:rPr>
            <w:rFonts w:ascii="Times New Roman" w:hAnsi="Times New Roman"/>
            <w:rPrChange w:id="2453" w:author="Author" w:date="2026-05-20T19:00:00Z" w16du:dateUtc="2026-05-20T11:00:00Z">
              <w:rPr>
                <w:rFonts w:ascii="Calibri" w:hAnsi="Calibri"/>
              </w:rPr>
            </w:rPrChange>
          </w:rPr>
          <w:delText>. See Table 2 for the primary hyperparameters.</w:delText>
        </w:r>
      </w:del>
    </w:p>
    <w:tbl>
      <w:tblPr>
        <w:tblStyle w:val="af4"/>
        <w:tblW w:w="0" w:type="auto"/>
        <w:tblLook w:val="04A0" w:firstRow="1" w:lastRow="0" w:firstColumn="1" w:lastColumn="0" w:noHBand="0" w:noVBand="1"/>
      </w:tblPr>
      <w:tblGrid>
        <w:gridCol w:w="4247"/>
        <w:gridCol w:w="4247"/>
      </w:tblGrid>
      <w:tr w:rsidR="00D803EE" w:rsidDel="00F724C2" w14:paraId="6FBA053B" w14:textId="62CE4A2F">
        <w:trPr>
          <w:del w:id="2454" w:author="Author" w:date="2026-05-20T18:52:00Z" w16du:dateUtc="2026-05-20T10:52:00Z"/>
        </w:trPr>
        <w:tc>
          <w:tcPr>
            <w:tcW w:w="4252" w:type="dxa"/>
            <w:shd w:val="clear" w:color="auto" w:fill="D6E4F0"/>
          </w:tcPr>
          <w:p w14:paraId="1CFC060E" w14:textId="1C2A82D6" w:rsidR="00D803EE" w:rsidDel="00F724C2" w:rsidRDefault="00000000" w:rsidP="00C63F2C">
            <w:pPr>
              <w:spacing w:after="0" w:line="300" w:lineRule="exact"/>
              <w:jc w:val="center"/>
              <w:rPr>
                <w:del w:id="2455" w:author="Author" w:date="2026-05-20T18:52:00Z" w16du:dateUtc="2026-05-20T10:52:00Z"/>
              </w:rPr>
              <w:pPrChange w:id="2456" w:author="Author" w:date="2026-05-20T19:20:00Z" w16du:dateUtc="2026-05-20T11:20:00Z">
                <w:pPr>
                  <w:spacing w:after="0" w:line="240" w:lineRule="auto"/>
                  <w:jc w:val="center"/>
                </w:pPr>
              </w:pPrChange>
            </w:pPr>
            <w:del w:id="2457" w:author="Author" w:date="2026-05-20T18:52:00Z" w16du:dateUtc="2026-05-20T10:52:00Z">
              <w:r w:rsidDel="00F724C2">
                <w:rPr>
                  <w:rFonts w:ascii="Calibri" w:hAnsi="Calibri"/>
                  <w:b/>
                  <w:sz w:val="20"/>
                </w:rPr>
                <w:delText>Hyperparameter</w:delText>
              </w:r>
            </w:del>
          </w:p>
        </w:tc>
        <w:tc>
          <w:tcPr>
            <w:tcW w:w="4252" w:type="dxa"/>
            <w:shd w:val="clear" w:color="auto" w:fill="D6E4F0"/>
          </w:tcPr>
          <w:p w14:paraId="0B81056E" w14:textId="1C4A2085" w:rsidR="00D803EE" w:rsidDel="00F724C2" w:rsidRDefault="00000000" w:rsidP="00C63F2C">
            <w:pPr>
              <w:spacing w:after="0" w:line="300" w:lineRule="exact"/>
              <w:jc w:val="center"/>
              <w:rPr>
                <w:del w:id="2458" w:author="Author" w:date="2026-05-20T18:52:00Z" w16du:dateUtc="2026-05-20T10:52:00Z"/>
              </w:rPr>
              <w:pPrChange w:id="2459" w:author="Author" w:date="2026-05-20T19:20:00Z" w16du:dateUtc="2026-05-20T11:20:00Z">
                <w:pPr>
                  <w:spacing w:after="0" w:line="240" w:lineRule="auto"/>
                  <w:jc w:val="center"/>
                </w:pPr>
              </w:pPrChange>
            </w:pPr>
            <w:del w:id="2460" w:author="Author" w:date="2026-05-20T18:52:00Z" w16du:dateUtc="2026-05-20T10:52:00Z">
              <w:r w:rsidDel="00F724C2">
                <w:rPr>
                  <w:rFonts w:ascii="Calibri" w:hAnsi="Calibri"/>
                  <w:b/>
                  <w:sz w:val="20"/>
                </w:rPr>
                <w:delText>Value</w:delText>
              </w:r>
            </w:del>
          </w:p>
        </w:tc>
      </w:tr>
      <w:tr w:rsidR="00D803EE" w:rsidDel="00F724C2" w14:paraId="44908A82" w14:textId="3E573776">
        <w:trPr>
          <w:del w:id="2461" w:author="Author" w:date="2026-05-20T18:52:00Z" w16du:dateUtc="2026-05-20T10:52:00Z"/>
        </w:trPr>
        <w:tc>
          <w:tcPr>
            <w:tcW w:w="4252" w:type="dxa"/>
          </w:tcPr>
          <w:p w14:paraId="4E679215" w14:textId="7C9C6803" w:rsidR="00D803EE" w:rsidDel="00F724C2" w:rsidRDefault="00000000" w:rsidP="00C63F2C">
            <w:pPr>
              <w:spacing w:after="0" w:line="300" w:lineRule="exact"/>
              <w:rPr>
                <w:del w:id="2462" w:author="Author" w:date="2026-05-20T18:52:00Z" w16du:dateUtc="2026-05-20T10:52:00Z"/>
              </w:rPr>
              <w:pPrChange w:id="2463" w:author="Author" w:date="2026-05-20T19:20:00Z" w16du:dateUtc="2026-05-20T11:20:00Z">
                <w:pPr>
                  <w:spacing w:after="0" w:line="240" w:lineRule="auto"/>
                </w:pPr>
              </w:pPrChange>
            </w:pPr>
            <w:del w:id="2464" w:author="Author" w:date="2026-05-20T18:52:00Z" w16du:dateUtc="2026-05-20T10:52:00Z">
              <w:r w:rsidDel="00F724C2">
                <w:rPr>
                  <w:rFonts w:ascii="Calibri" w:hAnsi="Calibri"/>
                  <w:sz w:val="20"/>
                </w:rPr>
                <w:delText>Normalise advantages</w:delText>
              </w:r>
            </w:del>
          </w:p>
        </w:tc>
        <w:tc>
          <w:tcPr>
            <w:tcW w:w="4252" w:type="dxa"/>
          </w:tcPr>
          <w:p w14:paraId="765C0DF6" w14:textId="546EEBC1" w:rsidR="00D803EE" w:rsidDel="00F724C2" w:rsidRDefault="00000000" w:rsidP="00C63F2C">
            <w:pPr>
              <w:spacing w:after="0" w:line="300" w:lineRule="exact"/>
              <w:rPr>
                <w:del w:id="2465" w:author="Author" w:date="2026-05-20T18:52:00Z" w16du:dateUtc="2026-05-20T10:52:00Z"/>
              </w:rPr>
              <w:pPrChange w:id="2466" w:author="Author" w:date="2026-05-20T19:20:00Z" w16du:dateUtc="2026-05-20T11:20:00Z">
                <w:pPr>
                  <w:spacing w:after="0" w:line="240" w:lineRule="auto"/>
                </w:pPr>
              </w:pPrChange>
            </w:pPr>
            <w:del w:id="2467" w:author="Author" w:date="2026-05-20T18:52:00Z" w16du:dateUtc="2026-05-20T10:52:00Z">
              <w:r w:rsidDel="00F724C2">
                <w:rPr>
                  <w:rFonts w:ascii="Calibri" w:hAnsi="Calibri"/>
                  <w:sz w:val="20"/>
                </w:rPr>
                <w:delText>True</w:delText>
              </w:r>
            </w:del>
          </w:p>
        </w:tc>
      </w:tr>
      <w:tr w:rsidR="00D803EE" w:rsidDel="00F724C2" w14:paraId="5E869FBC" w14:textId="7FAEE8C8">
        <w:trPr>
          <w:del w:id="2468" w:author="Author" w:date="2026-05-20T18:52:00Z" w16du:dateUtc="2026-05-20T10:52:00Z"/>
        </w:trPr>
        <w:tc>
          <w:tcPr>
            <w:tcW w:w="4252" w:type="dxa"/>
          </w:tcPr>
          <w:p w14:paraId="781E65AE" w14:textId="5A84DF72" w:rsidR="00D803EE" w:rsidDel="00F724C2" w:rsidRDefault="00000000" w:rsidP="00C63F2C">
            <w:pPr>
              <w:spacing w:after="0" w:line="300" w:lineRule="exact"/>
              <w:rPr>
                <w:del w:id="2469" w:author="Author" w:date="2026-05-20T18:52:00Z" w16du:dateUtc="2026-05-20T10:52:00Z"/>
              </w:rPr>
              <w:pPrChange w:id="2470" w:author="Author" w:date="2026-05-20T19:20:00Z" w16du:dateUtc="2026-05-20T11:20:00Z">
                <w:pPr>
                  <w:spacing w:after="0" w:line="240" w:lineRule="auto"/>
                </w:pPr>
              </w:pPrChange>
            </w:pPr>
            <w:del w:id="2471" w:author="Author" w:date="2026-05-20T18:52:00Z" w16du:dateUtc="2026-05-20T10:52:00Z">
              <w:r w:rsidDel="00F724C2">
                <w:rPr>
                  <w:rFonts w:ascii="Calibri" w:hAnsi="Calibri"/>
                  <w:sz w:val="20"/>
                </w:rPr>
                <w:delText>Target KL (early stop)</w:delText>
              </w:r>
            </w:del>
          </w:p>
        </w:tc>
        <w:tc>
          <w:tcPr>
            <w:tcW w:w="4252" w:type="dxa"/>
          </w:tcPr>
          <w:p w14:paraId="412FB6DA" w14:textId="7307720A" w:rsidR="00D803EE" w:rsidDel="00F724C2" w:rsidRDefault="00000000" w:rsidP="00C63F2C">
            <w:pPr>
              <w:spacing w:after="0" w:line="300" w:lineRule="exact"/>
              <w:rPr>
                <w:del w:id="2472" w:author="Author" w:date="2026-05-20T18:52:00Z" w16du:dateUtc="2026-05-20T10:52:00Z"/>
              </w:rPr>
              <w:pPrChange w:id="2473" w:author="Author" w:date="2026-05-20T19:20:00Z" w16du:dateUtc="2026-05-20T11:20:00Z">
                <w:pPr>
                  <w:spacing w:after="0" w:line="240" w:lineRule="auto"/>
                </w:pPr>
              </w:pPrChange>
            </w:pPr>
            <w:del w:id="2474" w:author="Author" w:date="2026-05-20T18:52:00Z" w16du:dateUtc="2026-05-20T10:52:00Z">
              <w:r w:rsidDel="00F724C2">
                <w:rPr>
                  <w:rFonts w:ascii="Calibri" w:hAnsi="Calibri"/>
                  <w:sz w:val="20"/>
                </w:rPr>
                <w:delText>None</w:delText>
              </w:r>
            </w:del>
          </w:p>
        </w:tc>
      </w:tr>
      <w:tr w:rsidR="00D803EE" w:rsidDel="00F724C2" w14:paraId="197AA9EF" w14:textId="4E1380E5">
        <w:trPr>
          <w:del w:id="2475" w:author="Author" w:date="2026-05-20T18:52:00Z" w16du:dateUtc="2026-05-20T10:52:00Z"/>
        </w:trPr>
        <w:tc>
          <w:tcPr>
            <w:tcW w:w="4252" w:type="dxa"/>
          </w:tcPr>
          <w:p w14:paraId="6DAAE7A1" w14:textId="55A0395F" w:rsidR="00D803EE" w:rsidDel="00F724C2" w:rsidRDefault="00000000" w:rsidP="00C63F2C">
            <w:pPr>
              <w:spacing w:after="0" w:line="300" w:lineRule="exact"/>
              <w:rPr>
                <w:del w:id="2476" w:author="Author" w:date="2026-05-20T18:52:00Z" w16du:dateUtc="2026-05-20T10:52:00Z"/>
              </w:rPr>
              <w:pPrChange w:id="2477" w:author="Author" w:date="2026-05-20T19:20:00Z" w16du:dateUtc="2026-05-20T11:20:00Z">
                <w:pPr>
                  <w:spacing w:after="0" w:line="240" w:lineRule="auto"/>
                </w:pPr>
              </w:pPrChange>
            </w:pPr>
            <w:del w:id="2478" w:author="Author" w:date="2026-05-20T18:52:00Z" w16du:dateUtc="2026-05-20T10:52:00Z">
              <w:r w:rsidDel="00F724C2">
                <w:rPr>
                  <w:rFonts w:ascii="Calibri" w:hAnsi="Calibri"/>
                  <w:sz w:val="20"/>
                </w:rPr>
                <w:delText>use_sde</w:delText>
              </w:r>
            </w:del>
          </w:p>
        </w:tc>
        <w:tc>
          <w:tcPr>
            <w:tcW w:w="4252" w:type="dxa"/>
          </w:tcPr>
          <w:p w14:paraId="508500C0" w14:textId="08C02336" w:rsidR="00D803EE" w:rsidDel="00F724C2" w:rsidRDefault="00000000" w:rsidP="00C63F2C">
            <w:pPr>
              <w:spacing w:after="0" w:line="300" w:lineRule="exact"/>
              <w:rPr>
                <w:del w:id="2479" w:author="Author" w:date="2026-05-20T18:52:00Z" w16du:dateUtc="2026-05-20T10:52:00Z"/>
              </w:rPr>
              <w:pPrChange w:id="2480" w:author="Author" w:date="2026-05-20T19:20:00Z" w16du:dateUtc="2026-05-20T11:20:00Z">
                <w:pPr>
                  <w:spacing w:after="0" w:line="240" w:lineRule="auto"/>
                </w:pPr>
              </w:pPrChange>
            </w:pPr>
            <w:del w:id="2481" w:author="Author" w:date="2026-05-20T18:52:00Z" w16du:dateUtc="2026-05-20T10:52:00Z">
              <w:r w:rsidDel="00F724C2">
                <w:rPr>
                  <w:rFonts w:ascii="Calibri" w:hAnsi="Calibri"/>
                  <w:sz w:val="20"/>
                </w:rPr>
                <w:delText>False</w:delText>
              </w:r>
            </w:del>
          </w:p>
        </w:tc>
      </w:tr>
      <w:tr w:rsidR="00D803EE" w:rsidDel="00F724C2" w14:paraId="06D88D89" w14:textId="2A9A3A1F">
        <w:trPr>
          <w:del w:id="2482" w:author="Author" w:date="2026-05-20T18:52:00Z" w16du:dateUtc="2026-05-20T10:52:00Z"/>
        </w:trPr>
        <w:tc>
          <w:tcPr>
            <w:tcW w:w="4252" w:type="dxa"/>
          </w:tcPr>
          <w:p w14:paraId="11D5E3AF" w14:textId="2DB2CB78" w:rsidR="00D803EE" w:rsidDel="00F724C2" w:rsidRDefault="00000000" w:rsidP="00C63F2C">
            <w:pPr>
              <w:spacing w:after="0" w:line="300" w:lineRule="exact"/>
              <w:rPr>
                <w:del w:id="2483" w:author="Author" w:date="2026-05-20T18:52:00Z" w16du:dateUtc="2026-05-20T10:52:00Z"/>
              </w:rPr>
              <w:pPrChange w:id="2484" w:author="Author" w:date="2026-05-20T19:20:00Z" w16du:dateUtc="2026-05-20T11:20:00Z">
                <w:pPr>
                  <w:spacing w:after="0" w:line="240" w:lineRule="auto"/>
                </w:pPr>
              </w:pPrChange>
            </w:pPr>
            <w:del w:id="2485" w:author="Author" w:date="2026-05-20T18:52:00Z" w16du:dateUtc="2026-05-20T10:52:00Z">
              <w:r w:rsidDel="00F724C2">
                <w:rPr>
                  <w:rFonts w:ascii="Calibri" w:hAnsi="Calibri"/>
                  <w:sz w:val="20"/>
                </w:rPr>
                <w:delText>sde_sample_freq</w:delText>
              </w:r>
            </w:del>
          </w:p>
        </w:tc>
        <w:tc>
          <w:tcPr>
            <w:tcW w:w="4252" w:type="dxa"/>
          </w:tcPr>
          <w:p w14:paraId="558C6A58" w14:textId="76E0D6B8" w:rsidR="00D803EE" w:rsidDel="00F724C2" w:rsidRDefault="00000000" w:rsidP="00C63F2C">
            <w:pPr>
              <w:spacing w:after="0" w:line="300" w:lineRule="exact"/>
              <w:rPr>
                <w:del w:id="2486" w:author="Author" w:date="2026-05-20T18:52:00Z" w16du:dateUtc="2026-05-20T10:52:00Z"/>
              </w:rPr>
              <w:pPrChange w:id="2487" w:author="Author" w:date="2026-05-20T19:20:00Z" w16du:dateUtc="2026-05-20T11:20:00Z">
                <w:pPr>
                  <w:spacing w:after="0" w:line="240" w:lineRule="auto"/>
                </w:pPr>
              </w:pPrChange>
            </w:pPr>
            <w:del w:id="2488" w:author="Author" w:date="2026-05-20T18:52:00Z" w16du:dateUtc="2026-05-20T10:52:00Z">
              <w:r w:rsidDel="00F724C2">
                <w:rPr>
                  <w:rFonts w:ascii="Calibri" w:hAnsi="Calibri"/>
                  <w:sz w:val="20"/>
                </w:rPr>
                <w:delText>−1</w:delText>
              </w:r>
            </w:del>
          </w:p>
        </w:tc>
      </w:tr>
      <w:tr w:rsidR="00D803EE" w:rsidDel="00F724C2" w14:paraId="6119E34E" w14:textId="404AAB1D">
        <w:trPr>
          <w:del w:id="2489" w:author="Author" w:date="2026-05-20T18:52:00Z" w16du:dateUtc="2026-05-20T10:52:00Z"/>
        </w:trPr>
        <w:tc>
          <w:tcPr>
            <w:tcW w:w="4252" w:type="dxa"/>
          </w:tcPr>
          <w:p w14:paraId="3CBA72E6" w14:textId="1AA058A0" w:rsidR="00D803EE" w:rsidDel="00F724C2" w:rsidRDefault="00000000" w:rsidP="00C63F2C">
            <w:pPr>
              <w:spacing w:after="0" w:line="300" w:lineRule="exact"/>
              <w:rPr>
                <w:del w:id="2490" w:author="Author" w:date="2026-05-20T18:52:00Z" w16du:dateUtc="2026-05-20T10:52:00Z"/>
              </w:rPr>
              <w:pPrChange w:id="2491" w:author="Author" w:date="2026-05-20T19:20:00Z" w16du:dateUtc="2026-05-20T11:20:00Z">
                <w:pPr>
                  <w:spacing w:after="0" w:line="240" w:lineRule="auto"/>
                </w:pPr>
              </w:pPrChange>
            </w:pPr>
            <w:del w:id="2492" w:author="Author" w:date="2026-05-20T18:52:00Z" w16du:dateUtc="2026-05-20T10:52:00Z">
              <w:r w:rsidDel="00F724C2">
                <w:rPr>
                  <w:rFonts w:ascii="Calibri" w:hAnsi="Calibri"/>
                  <w:sz w:val="20"/>
                </w:rPr>
                <w:delText>Activation function</w:delText>
              </w:r>
            </w:del>
          </w:p>
        </w:tc>
        <w:tc>
          <w:tcPr>
            <w:tcW w:w="4252" w:type="dxa"/>
          </w:tcPr>
          <w:p w14:paraId="57D6A8E3" w14:textId="5D772EC9" w:rsidR="00D803EE" w:rsidDel="00F724C2" w:rsidRDefault="00000000" w:rsidP="00C63F2C">
            <w:pPr>
              <w:spacing w:after="0" w:line="300" w:lineRule="exact"/>
              <w:rPr>
                <w:del w:id="2493" w:author="Author" w:date="2026-05-20T18:52:00Z" w16du:dateUtc="2026-05-20T10:52:00Z"/>
              </w:rPr>
              <w:pPrChange w:id="2494" w:author="Author" w:date="2026-05-20T19:20:00Z" w16du:dateUtc="2026-05-20T11:20:00Z">
                <w:pPr>
                  <w:spacing w:after="0" w:line="240" w:lineRule="auto"/>
                </w:pPr>
              </w:pPrChange>
            </w:pPr>
            <w:del w:id="2495" w:author="Author" w:date="2026-05-20T18:52:00Z" w16du:dateUtc="2026-05-20T10:52:00Z">
              <w:r w:rsidDel="00F724C2">
                <w:rPr>
                  <w:rFonts w:ascii="Calibri" w:hAnsi="Calibri"/>
                  <w:sz w:val="20"/>
                </w:rPr>
                <w:delText>tanh</w:delText>
              </w:r>
            </w:del>
          </w:p>
        </w:tc>
      </w:tr>
      <w:tr w:rsidR="00D803EE" w:rsidDel="00F724C2" w14:paraId="6DF92303" w14:textId="4C78555B">
        <w:trPr>
          <w:del w:id="2496" w:author="Author" w:date="2026-05-20T18:52:00Z" w16du:dateUtc="2026-05-20T10:52:00Z"/>
        </w:trPr>
        <w:tc>
          <w:tcPr>
            <w:tcW w:w="4252" w:type="dxa"/>
          </w:tcPr>
          <w:p w14:paraId="3932152E" w14:textId="2BF39514" w:rsidR="00D803EE" w:rsidDel="00F724C2" w:rsidRDefault="00000000" w:rsidP="00C63F2C">
            <w:pPr>
              <w:spacing w:after="0" w:line="300" w:lineRule="exact"/>
              <w:rPr>
                <w:del w:id="2497" w:author="Author" w:date="2026-05-20T18:52:00Z" w16du:dateUtc="2026-05-20T10:52:00Z"/>
              </w:rPr>
              <w:pPrChange w:id="2498" w:author="Author" w:date="2026-05-20T19:20:00Z" w16du:dateUtc="2026-05-20T11:20:00Z">
                <w:pPr>
                  <w:spacing w:after="0" w:line="240" w:lineRule="auto"/>
                </w:pPr>
              </w:pPrChange>
            </w:pPr>
            <w:del w:id="2499" w:author="Author" w:date="2026-05-20T18:52:00Z" w16du:dateUtc="2026-05-20T10:52:00Z">
              <w:r w:rsidDel="00F724C2">
                <w:rPr>
                  <w:rFonts w:ascii="Calibri" w:hAnsi="Calibri"/>
                  <w:sz w:val="20"/>
                </w:rPr>
                <w:delText>Orthogonal init</w:delText>
              </w:r>
            </w:del>
          </w:p>
        </w:tc>
        <w:tc>
          <w:tcPr>
            <w:tcW w:w="4252" w:type="dxa"/>
          </w:tcPr>
          <w:p w14:paraId="51636A7D" w14:textId="47BD83DB" w:rsidR="00D803EE" w:rsidDel="00F724C2" w:rsidRDefault="00000000" w:rsidP="00C63F2C">
            <w:pPr>
              <w:spacing w:after="0" w:line="300" w:lineRule="exact"/>
              <w:rPr>
                <w:del w:id="2500" w:author="Author" w:date="2026-05-20T18:52:00Z" w16du:dateUtc="2026-05-20T10:52:00Z"/>
              </w:rPr>
              <w:pPrChange w:id="2501" w:author="Author" w:date="2026-05-20T19:20:00Z" w16du:dateUtc="2026-05-20T11:20:00Z">
                <w:pPr>
                  <w:spacing w:after="0" w:line="240" w:lineRule="auto"/>
                </w:pPr>
              </w:pPrChange>
            </w:pPr>
            <w:del w:id="2502" w:author="Author" w:date="2026-05-20T18:52:00Z" w16du:dateUtc="2026-05-20T10:52:00Z">
              <w:r w:rsidDel="00F724C2">
                <w:rPr>
                  <w:rFonts w:ascii="Calibri" w:hAnsi="Calibri"/>
                  <w:sz w:val="20"/>
                </w:rPr>
                <w:delText>True</w:delText>
              </w:r>
            </w:del>
          </w:p>
        </w:tc>
      </w:tr>
      <w:tr w:rsidR="00D803EE" w:rsidDel="00F724C2" w14:paraId="45C4BF8E" w14:textId="0DD874C4">
        <w:trPr>
          <w:del w:id="2503" w:author="Author" w:date="2026-05-20T18:52:00Z" w16du:dateUtc="2026-05-20T10:52:00Z"/>
        </w:trPr>
        <w:tc>
          <w:tcPr>
            <w:tcW w:w="4252" w:type="dxa"/>
          </w:tcPr>
          <w:p w14:paraId="09C10F9F" w14:textId="2CF6A34D" w:rsidR="00D803EE" w:rsidDel="00F724C2" w:rsidRDefault="00000000" w:rsidP="00C63F2C">
            <w:pPr>
              <w:spacing w:after="0" w:line="300" w:lineRule="exact"/>
              <w:rPr>
                <w:del w:id="2504" w:author="Author" w:date="2026-05-20T18:52:00Z" w16du:dateUtc="2026-05-20T10:52:00Z"/>
              </w:rPr>
              <w:pPrChange w:id="2505" w:author="Author" w:date="2026-05-20T19:20:00Z" w16du:dateUtc="2026-05-20T11:20:00Z">
                <w:pPr>
                  <w:spacing w:after="0" w:line="240" w:lineRule="auto"/>
                </w:pPr>
              </w:pPrChange>
            </w:pPr>
            <w:del w:id="2506" w:author="Author" w:date="2026-05-20T18:52:00Z" w16du:dateUtc="2026-05-20T10:52:00Z">
              <w:r w:rsidDel="00F724C2">
                <w:rPr>
                  <w:rFonts w:ascii="Calibri" w:hAnsi="Calibri"/>
                  <w:sz w:val="20"/>
                </w:rPr>
                <w:delText>Log-std init</w:delText>
              </w:r>
            </w:del>
          </w:p>
        </w:tc>
        <w:tc>
          <w:tcPr>
            <w:tcW w:w="4252" w:type="dxa"/>
          </w:tcPr>
          <w:p w14:paraId="4E80FF08" w14:textId="0DEE6655" w:rsidR="00D803EE" w:rsidDel="00F724C2" w:rsidRDefault="00000000" w:rsidP="00C63F2C">
            <w:pPr>
              <w:spacing w:after="0" w:line="300" w:lineRule="exact"/>
              <w:rPr>
                <w:del w:id="2507" w:author="Author" w:date="2026-05-20T18:52:00Z" w16du:dateUtc="2026-05-20T10:52:00Z"/>
              </w:rPr>
              <w:pPrChange w:id="2508" w:author="Author" w:date="2026-05-20T19:20:00Z" w16du:dateUtc="2026-05-20T11:20:00Z">
                <w:pPr>
                  <w:spacing w:after="0" w:line="240" w:lineRule="auto"/>
                </w:pPr>
              </w:pPrChange>
            </w:pPr>
            <w:del w:id="2509" w:author="Author" w:date="2026-05-20T18:52:00Z" w16du:dateUtc="2026-05-20T10:52:00Z">
              <w:r w:rsidDel="00F724C2">
                <w:rPr>
                  <w:rFonts w:ascii="Calibri" w:hAnsi="Calibri"/>
                  <w:sz w:val="20"/>
                </w:rPr>
                <w:delText>0.0</w:delText>
              </w:r>
            </w:del>
          </w:p>
        </w:tc>
      </w:tr>
      <w:tr w:rsidR="00D803EE" w:rsidDel="00F724C2" w14:paraId="62A4FD1D" w14:textId="754C4F39">
        <w:trPr>
          <w:del w:id="2510" w:author="Author" w:date="2026-05-20T18:52:00Z" w16du:dateUtc="2026-05-20T10:52:00Z"/>
        </w:trPr>
        <w:tc>
          <w:tcPr>
            <w:tcW w:w="4252" w:type="dxa"/>
          </w:tcPr>
          <w:p w14:paraId="27F588C6" w14:textId="73C8FF51" w:rsidR="00D803EE" w:rsidDel="00F724C2" w:rsidRDefault="00000000" w:rsidP="00C63F2C">
            <w:pPr>
              <w:spacing w:after="0" w:line="300" w:lineRule="exact"/>
              <w:rPr>
                <w:del w:id="2511" w:author="Author" w:date="2026-05-20T18:52:00Z" w16du:dateUtc="2026-05-20T10:52:00Z"/>
              </w:rPr>
              <w:pPrChange w:id="2512" w:author="Author" w:date="2026-05-20T19:20:00Z" w16du:dateUtc="2026-05-20T11:20:00Z">
                <w:pPr>
                  <w:spacing w:after="0" w:line="240" w:lineRule="auto"/>
                </w:pPr>
              </w:pPrChange>
            </w:pPr>
            <w:del w:id="2513" w:author="Author" w:date="2026-05-20T18:52:00Z" w16du:dateUtc="2026-05-20T10:52:00Z">
              <w:r w:rsidDel="00F724C2">
                <w:rPr>
                  <w:rFonts w:ascii="Calibri" w:hAnsi="Calibri"/>
                  <w:sz w:val="20"/>
                </w:rPr>
                <w:delText>Vec-env type</w:delText>
              </w:r>
            </w:del>
          </w:p>
        </w:tc>
        <w:tc>
          <w:tcPr>
            <w:tcW w:w="4252" w:type="dxa"/>
          </w:tcPr>
          <w:p w14:paraId="118CD3C6" w14:textId="395E64C3" w:rsidR="00D803EE" w:rsidDel="00F724C2" w:rsidRDefault="00000000" w:rsidP="00C63F2C">
            <w:pPr>
              <w:spacing w:after="0" w:line="300" w:lineRule="exact"/>
              <w:rPr>
                <w:del w:id="2514" w:author="Author" w:date="2026-05-20T18:52:00Z" w16du:dateUtc="2026-05-20T10:52:00Z"/>
              </w:rPr>
              <w:pPrChange w:id="2515" w:author="Author" w:date="2026-05-20T19:20:00Z" w16du:dateUtc="2026-05-20T11:20:00Z">
                <w:pPr>
                  <w:spacing w:after="0" w:line="240" w:lineRule="auto"/>
                </w:pPr>
              </w:pPrChange>
            </w:pPr>
            <w:del w:id="2516" w:author="Author" w:date="2026-05-20T18:52:00Z" w16du:dateUtc="2026-05-20T10:52:00Z">
              <w:r w:rsidDel="00F724C2">
                <w:rPr>
                  <w:rFonts w:ascii="Calibri" w:hAnsi="Calibri"/>
                  <w:sz w:val="20"/>
                </w:rPr>
                <w:delText>DummyVecEnv</w:delText>
              </w:r>
            </w:del>
          </w:p>
        </w:tc>
      </w:tr>
      <w:tr w:rsidR="00D803EE" w:rsidDel="00F724C2" w14:paraId="3F28C290" w14:textId="00745651">
        <w:trPr>
          <w:del w:id="2517" w:author="Author" w:date="2026-05-20T18:52:00Z" w16du:dateUtc="2026-05-20T10:52:00Z"/>
        </w:trPr>
        <w:tc>
          <w:tcPr>
            <w:tcW w:w="4252" w:type="dxa"/>
          </w:tcPr>
          <w:p w14:paraId="6E8F257D" w14:textId="0611F615" w:rsidR="00D803EE" w:rsidDel="00F724C2" w:rsidRDefault="00000000" w:rsidP="00C63F2C">
            <w:pPr>
              <w:spacing w:after="0" w:line="300" w:lineRule="exact"/>
              <w:rPr>
                <w:del w:id="2518" w:author="Author" w:date="2026-05-20T18:52:00Z" w16du:dateUtc="2026-05-20T10:52:00Z"/>
              </w:rPr>
              <w:pPrChange w:id="2519" w:author="Author" w:date="2026-05-20T19:20:00Z" w16du:dateUtc="2026-05-20T11:20:00Z">
                <w:pPr>
                  <w:spacing w:after="0" w:line="240" w:lineRule="auto"/>
                </w:pPr>
              </w:pPrChange>
            </w:pPr>
            <w:del w:id="2520" w:author="Author" w:date="2026-05-20T18:52:00Z" w16du:dateUtc="2026-05-20T10:52:00Z">
              <w:r w:rsidDel="00F724C2">
                <w:rPr>
                  <w:rFonts w:ascii="Calibri" w:hAnsi="Calibri"/>
                  <w:sz w:val="20"/>
                </w:rPr>
                <w:delText>Total parameters (actor+critic)</w:delText>
              </w:r>
            </w:del>
          </w:p>
        </w:tc>
        <w:tc>
          <w:tcPr>
            <w:tcW w:w="4252" w:type="dxa"/>
          </w:tcPr>
          <w:p w14:paraId="049E1218" w14:textId="5845950F" w:rsidR="00D803EE" w:rsidDel="00F724C2" w:rsidRDefault="00000000" w:rsidP="00C63F2C">
            <w:pPr>
              <w:spacing w:after="0" w:line="300" w:lineRule="exact"/>
              <w:rPr>
                <w:del w:id="2521" w:author="Author" w:date="2026-05-20T18:52:00Z" w16du:dateUtc="2026-05-20T10:52:00Z"/>
              </w:rPr>
              <w:pPrChange w:id="2522" w:author="Author" w:date="2026-05-20T19:20:00Z" w16du:dateUtc="2026-05-20T11:20:00Z">
                <w:pPr>
                  <w:spacing w:after="0" w:line="240" w:lineRule="auto"/>
                </w:pPr>
              </w:pPrChange>
            </w:pPr>
            <w:del w:id="2523" w:author="Author" w:date="2026-05-20T18:52:00Z" w16du:dateUtc="2026-05-20T10:52:00Z">
              <w:r w:rsidDel="00F724C2">
                <w:rPr>
                  <w:rFonts w:ascii="Calibri" w:hAnsi="Calibri"/>
                  <w:sz w:val="20"/>
                </w:rPr>
                <w:delText>~25K</w:delText>
              </w:r>
            </w:del>
          </w:p>
        </w:tc>
      </w:tr>
    </w:tbl>
    <w:p w14:paraId="19BCEFB9" w14:textId="0A200A31" w:rsidR="00D803EE" w:rsidDel="00F724C2" w:rsidRDefault="00D803EE" w:rsidP="00C63F2C">
      <w:pPr>
        <w:pBdr>
          <w:bottom w:val="single" w:sz="6" w:space="1" w:color="AAAAAA"/>
        </w:pBdr>
        <w:spacing w:before="120" w:after="0" w:line="300" w:lineRule="exact"/>
        <w:rPr>
          <w:del w:id="2524" w:author="Author" w:date="2026-05-20T18:52:00Z" w16du:dateUtc="2026-05-20T10:52:00Z"/>
        </w:rPr>
        <w:pPrChange w:id="2525" w:author="Author" w:date="2026-05-20T19:20:00Z" w16du:dateUtc="2026-05-20T11:20:00Z">
          <w:pPr>
            <w:pBdr>
              <w:bottom w:val="single" w:sz="6" w:space="1" w:color="AAAAAA"/>
            </w:pBdr>
            <w:spacing w:before="120" w:after="120"/>
          </w:pPr>
        </w:pPrChange>
      </w:pPr>
    </w:p>
    <w:p w14:paraId="004544C8" w14:textId="7A776661" w:rsidR="00D803EE" w:rsidDel="00F724C2" w:rsidRDefault="00000000" w:rsidP="00C63F2C">
      <w:pPr>
        <w:pStyle w:val="1"/>
        <w:spacing w:line="300" w:lineRule="exact"/>
        <w:rPr>
          <w:del w:id="2526" w:author="Author" w:date="2026-05-20T18:52:00Z" w16du:dateUtc="2026-05-20T10:52:00Z"/>
          <w:color w:val="auto"/>
        </w:rPr>
        <w:pPrChange w:id="2527" w:author="Author" w:date="2026-05-20T19:20:00Z" w16du:dateUtc="2026-05-20T11:20:00Z">
          <w:pPr>
            <w:pStyle w:val="1"/>
          </w:pPr>
        </w:pPrChange>
      </w:pPr>
      <w:del w:id="2528" w:author="Author" w:date="2026-05-20T18:52:00Z" w16du:dateUtc="2026-05-20T10:52:00Z">
        <w:r w:rsidDel="00F724C2">
          <w:rPr>
            <w:rFonts w:ascii="Calibri" w:hAnsi="Calibri"/>
            <w:color w:val="auto"/>
            <w:sz w:val="32"/>
          </w:rPr>
          <w:delText>Appendix B.  Reward Shaping Coefficients</w:delText>
        </w:r>
      </w:del>
    </w:p>
    <w:p w14:paraId="7C6C6573" w14:textId="7191FA2B" w:rsidR="00D803EE" w:rsidDel="00F724C2" w:rsidRDefault="00000000" w:rsidP="00C63F2C">
      <w:pPr>
        <w:spacing w:after="0" w:line="300" w:lineRule="exact"/>
        <w:ind w:firstLine="283"/>
        <w:rPr>
          <w:del w:id="2529" w:author="Author" w:date="2026-05-20T18:52:00Z" w16du:dateUtc="2026-05-20T10:52:00Z"/>
        </w:rPr>
        <w:pPrChange w:id="2530" w:author="Author" w:date="2026-05-20T19:20:00Z" w16du:dateUtc="2026-05-20T11:20:00Z">
          <w:pPr>
            <w:spacing w:after="80" w:line="280" w:lineRule="exact"/>
            <w:ind w:firstLine="283"/>
          </w:pPr>
        </w:pPrChange>
      </w:pPr>
      <w:del w:id="2531" w:author="Author" w:date="2026-05-20T18:52:00Z" w16du:dateUtc="2026-05-20T10:52:00Z">
        <w:r w:rsidDel="00F724C2">
          <w:rPr>
            <w:rFonts w:ascii="Calibri" w:hAnsi="Calibri"/>
          </w:rPr>
          <w:delText xml:space="preserve">Coefficients were tuned by varying each by ±50% in isolation across 50K-step pilot runs and comparing the resulting </w:delText>
        </w:r>
        <w:r w:rsidDel="00F724C2">
          <w:rPr>
            <w:rFonts w:ascii="Calibri" w:hAnsi="Calibri"/>
            <w:i/>
          </w:rPr>
          <w:delText>ep_rew_mean</w:delText>
        </w:r>
        <w:r w:rsidDel="00F724C2">
          <w:rPr>
            <w:rFonts w:ascii="Calibri" w:hAnsi="Calibri"/>
          </w:rPr>
          <w:delText xml:space="preserve"> curves. Final values satisfy three soft constraints simultaneously: boss reach &gt; 90%; roughly equal contribution from damage and armor reward at convergence (preventing pure rush or pure turtling); SAN-loss penalty large enough to deter Black Whisper / Nameless Kiss but small enough that forced madness draws still produce a usable reward signal.</w:delText>
        </w:r>
      </w:del>
    </w:p>
    <w:p w14:paraId="657CE0D7" w14:textId="54D53DC3" w:rsidR="00D803EE" w:rsidDel="00F724C2" w:rsidRDefault="00000000" w:rsidP="00C63F2C">
      <w:pPr>
        <w:spacing w:after="0" w:line="300" w:lineRule="exact"/>
        <w:ind w:firstLine="283"/>
        <w:rPr>
          <w:del w:id="2532" w:author="Author" w:date="2026-05-20T18:52:00Z" w16du:dateUtc="2026-05-20T10:52:00Z"/>
        </w:rPr>
        <w:pPrChange w:id="2533" w:author="Author" w:date="2026-05-20T19:20:00Z" w16du:dateUtc="2026-05-20T11:20:00Z">
          <w:pPr>
            <w:spacing w:before="40" w:after="120"/>
          </w:pPr>
        </w:pPrChange>
      </w:pPr>
      <w:del w:id="2534" w:author="Author" w:date="2026-05-20T18:52:00Z" w16du:dateUtc="2026-05-20T10:52:00Z">
        <w:r w:rsidDel="00F724C2">
          <w:rPr>
            <w:rFonts w:ascii="Calibri" w:hAnsi="Calibri"/>
            <w:b/>
            <w:sz w:val="20"/>
          </w:rPr>
          <w:delText>Table — Final reward coefficients.</w:delText>
        </w:r>
      </w:del>
    </w:p>
    <w:tbl>
      <w:tblPr>
        <w:tblStyle w:val="af4"/>
        <w:tblW w:w="0" w:type="auto"/>
        <w:tblLook w:val="04A0" w:firstRow="1" w:lastRow="0" w:firstColumn="1" w:lastColumn="0" w:noHBand="0" w:noVBand="1"/>
      </w:tblPr>
      <w:tblGrid>
        <w:gridCol w:w="4247"/>
        <w:gridCol w:w="4247"/>
      </w:tblGrid>
      <w:tr w:rsidR="00D803EE" w:rsidDel="00F724C2" w14:paraId="0E6E088F" w14:textId="3322DCE3">
        <w:trPr>
          <w:del w:id="2535" w:author="Author" w:date="2026-05-20T18:52:00Z" w16du:dateUtc="2026-05-20T10:52:00Z"/>
        </w:trPr>
        <w:tc>
          <w:tcPr>
            <w:tcW w:w="4252" w:type="dxa"/>
            <w:shd w:val="clear" w:color="auto" w:fill="D6E4F0"/>
          </w:tcPr>
          <w:p w14:paraId="02CA8E45" w14:textId="4415B972" w:rsidR="00D803EE" w:rsidDel="00F724C2" w:rsidRDefault="00000000" w:rsidP="00C63F2C">
            <w:pPr>
              <w:spacing w:after="0" w:line="300" w:lineRule="exact"/>
              <w:ind w:firstLine="283"/>
              <w:rPr>
                <w:del w:id="2536" w:author="Author" w:date="2026-05-20T18:52:00Z" w16du:dateUtc="2026-05-20T10:52:00Z"/>
              </w:rPr>
              <w:pPrChange w:id="2537" w:author="Author" w:date="2026-05-20T19:20:00Z" w16du:dateUtc="2026-05-20T11:20:00Z">
                <w:pPr>
                  <w:spacing w:after="0" w:line="240" w:lineRule="auto"/>
                  <w:jc w:val="center"/>
                </w:pPr>
              </w:pPrChange>
            </w:pPr>
            <w:del w:id="2538" w:author="Author" w:date="2026-05-20T18:52:00Z" w16du:dateUtc="2026-05-20T10:52:00Z">
              <w:r w:rsidDel="00F724C2">
                <w:rPr>
                  <w:rFonts w:ascii="Calibri" w:hAnsi="Calibri"/>
                  <w:b/>
                  <w:sz w:val="20"/>
                </w:rPr>
                <w:delText>Event</w:delText>
              </w:r>
            </w:del>
          </w:p>
        </w:tc>
        <w:tc>
          <w:tcPr>
            <w:tcW w:w="4252" w:type="dxa"/>
            <w:shd w:val="clear" w:color="auto" w:fill="D6E4F0"/>
          </w:tcPr>
          <w:p w14:paraId="2FC0B1B4" w14:textId="69D1DD47" w:rsidR="00D803EE" w:rsidDel="00F724C2" w:rsidRDefault="00000000" w:rsidP="00C63F2C">
            <w:pPr>
              <w:spacing w:after="0" w:line="300" w:lineRule="exact"/>
              <w:ind w:firstLine="283"/>
              <w:rPr>
                <w:del w:id="2539" w:author="Author" w:date="2026-05-20T18:52:00Z" w16du:dateUtc="2026-05-20T10:52:00Z"/>
              </w:rPr>
              <w:pPrChange w:id="2540" w:author="Author" w:date="2026-05-20T19:20:00Z" w16du:dateUtc="2026-05-20T11:20:00Z">
                <w:pPr>
                  <w:spacing w:after="0" w:line="240" w:lineRule="auto"/>
                  <w:jc w:val="center"/>
                </w:pPr>
              </w:pPrChange>
            </w:pPr>
            <w:del w:id="2541" w:author="Author" w:date="2026-05-20T18:52:00Z" w16du:dateUtc="2026-05-20T10:52:00Z">
              <w:r w:rsidDel="00F724C2">
                <w:rPr>
                  <w:rFonts w:ascii="Calibri" w:hAnsi="Calibri"/>
                  <w:b/>
                  <w:sz w:val="20"/>
                </w:rPr>
                <w:delText>Coefficient</w:delText>
              </w:r>
            </w:del>
          </w:p>
        </w:tc>
      </w:tr>
      <w:tr w:rsidR="00D803EE" w:rsidDel="00F724C2" w14:paraId="2860F11D" w14:textId="612F5010">
        <w:trPr>
          <w:del w:id="2542" w:author="Author" w:date="2026-05-20T18:52:00Z" w16du:dateUtc="2026-05-20T10:52:00Z"/>
        </w:trPr>
        <w:tc>
          <w:tcPr>
            <w:tcW w:w="4252" w:type="dxa"/>
          </w:tcPr>
          <w:p w14:paraId="2E4B08FA" w14:textId="7556F598" w:rsidR="00D803EE" w:rsidDel="00F724C2" w:rsidRDefault="00000000" w:rsidP="00C63F2C">
            <w:pPr>
              <w:spacing w:after="0" w:line="300" w:lineRule="exact"/>
              <w:ind w:firstLine="283"/>
              <w:rPr>
                <w:del w:id="2543" w:author="Author" w:date="2026-05-20T18:52:00Z" w16du:dateUtc="2026-05-20T10:52:00Z"/>
              </w:rPr>
              <w:pPrChange w:id="2544" w:author="Author" w:date="2026-05-20T19:20:00Z" w16du:dateUtc="2026-05-20T11:20:00Z">
                <w:pPr>
                  <w:spacing w:after="0" w:line="240" w:lineRule="auto"/>
                </w:pPr>
              </w:pPrChange>
            </w:pPr>
            <w:del w:id="2545" w:author="Author" w:date="2026-05-20T18:52:00Z" w16du:dateUtc="2026-05-20T10:52:00Z">
              <w:r w:rsidDel="00F724C2">
                <w:rPr>
                  <w:rFonts w:ascii="Calibri" w:hAnsi="Calibri"/>
                  <w:sz w:val="20"/>
                </w:rPr>
                <w:delText>Damage dealt</w:delText>
              </w:r>
            </w:del>
          </w:p>
        </w:tc>
        <w:tc>
          <w:tcPr>
            <w:tcW w:w="4252" w:type="dxa"/>
          </w:tcPr>
          <w:p w14:paraId="0FA42D0C" w14:textId="637D839F" w:rsidR="00D803EE" w:rsidDel="00F724C2" w:rsidRDefault="00000000" w:rsidP="00C63F2C">
            <w:pPr>
              <w:spacing w:after="0" w:line="300" w:lineRule="exact"/>
              <w:ind w:firstLine="283"/>
              <w:rPr>
                <w:del w:id="2546" w:author="Author" w:date="2026-05-20T18:52:00Z" w16du:dateUtc="2026-05-20T10:52:00Z"/>
              </w:rPr>
              <w:pPrChange w:id="2547" w:author="Author" w:date="2026-05-20T19:20:00Z" w16du:dateUtc="2026-05-20T11:20:00Z">
                <w:pPr>
                  <w:spacing w:after="0" w:line="240" w:lineRule="auto"/>
                </w:pPr>
              </w:pPrChange>
            </w:pPr>
            <w:del w:id="2548" w:author="Author" w:date="2026-05-20T18:52:00Z" w16du:dateUtc="2026-05-20T10:52:00Z">
              <w:r w:rsidDel="00F724C2">
                <w:rPr>
                  <w:rFonts w:ascii="Calibri" w:hAnsi="Calibri"/>
                  <w:sz w:val="20"/>
                </w:rPr>
                <w:delText>+0.05 / point</w:delText>
              </w:r>
            </w:del>
          </w:p>
        </w:tc>
      </w:tr>
      <w:tr w:rsidR="00D803EE" w:rsidDel="00F724C2" w14:paraId="3670297A" w14:textId="68D6600A">
        <w:trPr>
          <w:del w:id="2549" w:author="Author" w:date="2026-05-20T18:52:00Z" w16du:dateUtc="2026-05-20T10:52:00Z"/>
        </w:trPr>
        <w:tc>
          <w:tcPr>
            <w:tcW w:w="4252" w:type="dxa"/>
          </w:tcPr>
          <w:p w14:paraId="2A0EB184" w14:textId="22926510" w:rsidR="00D803EE" w:rsidDel="00F724C2" w:rsidRDefault="00000000" w:rsidP="00C63F2C">
            <w:pPr>
              <w:spacing w:after="0" w:line="300" w:lineRule="exact"/>
              <w:ind w:firstLine="283"/>
              <w:rPr>
                <w:del w:id="2550" w:author="Author" w:date="2026-05-20T18:52:00Z" w16du:dateUtc="2026-05-20T10:52:00Z"/>
              </w:rPr>
              <w:pPrChange w:id="2551" w:author="Author" w:date="2026-05-20T19:20:00Z" w16du:dateUtc="2026-05-20T11:20:00Z">
                <w:pPr>
                  <w:spacing w:after="0" w:line="240" w:lineRule="auto"/>
                </w:pPr>
              </w:pPrChange>
            </w:pPr>
            <w:del w:id="2552" w:author="Author" w:date="2026-05-20T18:52:00Z" w16du:dateUtc="2026-05-20T10:52:00Z">
              <w:r w:rsidDel="00F724C2">
                <w:rPr>
                  <w:rFonts w:ascii="Calibri" w:hAnsi="Calibri"/>
                  <w:sz w:val="20"/>
                </w:rPr>
                <w:delText>Armor gained</w:delText>
              </w:r>
            </w:del>
          </w:p>
        </w:tc>
        <w:tc>
          <w:tcPr>
            <w:tcW w:w="4252" w:type="dxa"/>
          </w:tcPr>
          <w:p w14:paraId="10BCCF7A" w14:textId="42EBBD9F" w:rsidR="00D803EE" w:rsidDel="00F724C2" w:rsidRDefault="00000000" w:rsidP="00C63F2C">
            <w:pPr>
              <w:spacing w:after="0" w:line="300" w:lineRule="exact"/>
              <w:ind w:firstLine="283"/>
              <w:rPr>
                <w:del w:id="2553" w:author="Author" w:date="2026-05-20T18:52:00Z" w16du:dateUtc="2026-05-20T10:52:00Z"/>
              </w:rPr>
              <w:pPrChange w:id="2554" w:author="Author" w:date="2026-05-20T19:20:00Z" w16du:dateUtc="2026-05-20T11:20:00Z">
                <w:pPr>
                  <w:spacing w:after="0" w:line="240" w:lineRule="auto"/>
                </w:pPr>
              </w:pPrChange>
            </w:pPr>
            <w:del w:id="2555" w:author="Author" w:date="2026-05-20T18:52:00Z" w16du:dateUtc="2026-05-20T10:52:00Z">
              <w:r w:rsidDel="00F724C2">
                <w:rPr>
                  <w:rFonts w:ascii="Calibri" w:hAnsi="Calibri"/>
                  <w:sz w:val="20"/>
                </w:rPr>
                <w:delText>+0.02 / point</w:delText>
              </w:r>
            </w:del>
          </w:p>
        </w:tc>
      </w:tr>
      <w:tr w:rsidR="00D803EE" w:rsidDel="00F724C2" w14:paraId="42E74730" w14:textId="6FD6A015">
        <w:trPr>
          <w:del w:id="2556" w:author="Author" w:date="2026-05-20T18:52:00Z" w16du:dateUtc="2026-05-20T10:52:00Z"/>
        </w:trPr>
        <w:tc>
          <w:tcPr>
            <w:tcW w:w="4252" w:type="dxa"/>
          </w:tcPr>
          <w:p w14:paraId="07F402F8" w14:textId="499C5C03" w:rsidR="00D803EE" w:rsidDel="00F724C2" w:rsidRDefault="00000000" w:rsidP="00C63F2C">
            <w:pPr>
              <w:spacing w:after="0" w:line="300" w:lineRule="exact"/>
              <w:ind w:firstLine="283"/>
              <w:rPr>
                <w:del w:id="2557" w:author="Author" w:date="2026-05-20T18:52:00Z" w16du:dateUtc="2026-05-20T10:52:00Z"/>
              </w:rPr>
              <w:pPrChange w:id="2558" w:author="Author" w:date="2026-05-20T19:20:00Z" w16du:dateUtc="2026-05-20T11:20:00Z">
                <w:pPr>
                  <w:spacing w:after="0" w:line="240" w:lineRule="auto"/>
                </w:pPr>
              </w:pPrChange>
            </w:pPr>
            <w:del w:id="2559" w:author="Author" w:date="2026-05-20T18:52:00Z" w16du:dateUtc="2026-05-20T10:52:00Z">
              <w:r w:rsidDel="00F724C2">
                <w:rPr>
                  <w:rFonts w:ascii="Calibri" w:hAnsi="Calibri"/>
                  <w:sz w:val="20"/>
                </w:rPr>
                <w:delText>HP healed</w:delText>
              </w:r>
            </w:del>
          </w:p>
        </w:tc>
        <w:tc>
          <w:tcPr>
            <w:tcW w:w="4252" w:type="dxa"/>
          </w:tcPr>
          <w:p w14:paraId="372288CF" w14:textId="47930FEC" w:rsidR="00D803EE" w:rsidDel="00F724C2" w:rsidRDefault="00000000" w:rsidP="00C63F2C">
            <w:pPr>
              <w:spacing w:after="0" w:line="300" w:lineRule="exact"/>
              <w:ind w:firstLine="283"/>
              <w:rPr>
                <w:del w:id="2560" w:author="Author" w:date="2026-05-20T18:52:00Z" w16du:dateUtc="2026-05-20T10:52:00Z"/>
              </w:rPr>
              <w:pPrChange w:id="2561" w:author="Author" w:date="2026-05-20T19:20:00Z" w16du:dateUtc="2026-05-20T11:20:00Z">
                <w:pPr>
                  <w:spacing w:after="0" w:line="240" w:lineRule="auto"/>
                </w:pPr>
              </w:pPrChange>
            </w:pPr>
            <w:del w:id="2562" w:author="Author" w:date="2026-05-20T18:52:00Z" w16du:dateUtc="2026-05-20T10:52:00Z">
              <w:r w:rsidDel="00F724C2">
                <w:rPr>
                  <w:rFonts w:ascii="Calibri" w:hAnsi="Calibri"/>
                  <w:sz w:val="20"/>
                </w:rPr>
                <w:delText>+0.05 / point</w:delText>
              </w:r>
            </w:del>
          </w:p>
        </w:tc>
      </w:tr>
      <w:tr w:rsidR="00D803EE" w:rsidDel="00F724C2" w14:paraId="60080F33" w14:textId="3DF79C57">
        <w:trPr>
          <w:del w:id="2563" w:author="Author" w:date="2026-05-20T18:52:00Z" w16du:dateUtc="2026-05-20T10:52:00Z"/>
        </w:trPr>
        <w:tc>
          <w:tcPr>
            <w:tcW w:w="4252" w:type="dxa"/>
          </w:tcPr>
          <w:p w14:paraId="3DA2DC0C" w14:textId="757A18BF" w:rsidR="00D803EE" w:rsidDel="00F724C2" w:rsidRDefault="00000000" w:rsidP="00C63F2C">
            <w:pPr>
              <w:spacing w:after="0" w:line="300" w:lineRule="exact"/>
              <w:ind w:firstLine="283"/>
              <w:rPr>
                <w:del w:id="2564" w:author="Author" w:date="2026-05-20T18:52:00Z" w16du:dateUtc="2026-05-20T10:52:00Z"/>
              </w:rPr>
              <w:pPrChange w:id="2565" w:author="Author" w:date="2026-05-20T19:20:00Z" w16du:dateUtc="2026-05-20T11:20:00Z">
                <w:pPr>
                  <w:spacing w:after="0" w:line="240" w:lineRule="auto"/>
                </w:pPr>
              </w:pPrChange>
            </w:pPr>
            <w:del w:id="2566" w:author="Author" w:date="2026-05-20T18:52:00Z" w16du:dateUtc="2026-05-20T10:52:00Z">
              <w:r w:rsidDel="00F724C2">
                <w:rPr>
                  <w:rFonts w:ascii="Calibri" w:hAnsi="Calibri"/>
                  <w:sz w:val="20"/>
                </w:rPr>
                <w:delText>SAN gained</w:delText>
              </w:r>
            </w:del>
          </w:p>
        </w:tc>
        <w:tc>
          <w:tcPr>
            <w:tcW w:w="4252" w:type="dxa"/>
          </w:tcPr>
          <w:p w14:paraId="2BE08982" w14:textId="6DADC1FB" w:rsidR="00D803EE" w:rsidDel="00F724C2" w:rsidRDefault="00000000" w:rsidP="00C63F2C">
            <w:pPr>
              <w:spacing w:after="0" w:line="300" w:lineRule="exact"/>
              <w:ind w:firstLine="283"/>
              <w:rPr>
                <w:del w:id="2567" w:author="Author" w:date="2026-05-20T18:52:00Z" w16du:dateUtc="2026-05-20T10:52:00Z"/>
              </w:rPr>
              <w:pPrChange w:id="2568" w:author="Author" w:date="2026-05-20T19:20:00Z" w16du:dateUtc="2026-05-20T11:20:00Z">
                <w:pPr>
                  <w:spacing w:after="0" w:line="240" w:lineRule="auto"/>
                </w:pPr>
              </w:pPrChange>
            </w:pPr>
            <w:del w:id="2569" w:author="Author" w:date="2026-05-20T18:52:00Z" w16du:dateUtc="2026-05-20T10:52:00Z">
              <w:r w:rsidDel="00F724C2">
                <w:rPr>
                  <w:rFonts w:ascii="Calibri" w:hAnsi="Calibri"/>
                  <w:sz w:val="20"/>
                </w:rPr>
                <w:delText>+0.03 / point</w:delText>
              </w:r>
            </w:del>
          </w:p>
        </w:tc>
      </w:tr>
      <w:tr w:rsidR="00D803EE" w:rsidDel="00F724C2" w14:paraId="747C9887" w14:textId="7F2F33C9">
        <w:trPr>
          <w:del w:id="2570" w:author="Author" w:date="2026-05-20T18:52:00Z" w16du:dateUtc="2026-05-20T10:52:00Z"/>
        </w:trPr>
        <w:tc>
          <w:tcPr>
            <w:tcW w:w="4252" w:type="dxa"/>
          </w:tcPr>
          <w:p w14:paraId="303C029A" w14:textId="2487DD31" w:rsidR="00D803EE" w:rsidDel="00F724C2" w:rsidRDefault="00000000" w:rsidP="00C63F2C">
            <w:pPr>
              <w:spacing w:after="0" w:line="300" w:lineRule="exact"/>
              <w:ind w:firstLine="283"/>
              <w:rPr>
                <w:del w:id="2571" w:author="Author" w:date="2026-05-20T18:52:00Z" w16du:dateUtc="2026-05-20T10:52:00Z"/>
              </w:rPr>
              <w:pPrChange w:id="2572" w:author="Author" w:date="2026-05-20T19:20:00Z" w16du:dateUtc="2026-05-20T11:20:00Z">
                <w:pPr>
                  <w:spacing w:after="0" w:line="240" w:lineRule="auto"/>
                </w:pPr>
              </w:pPrChange>
            </w:pPr>
            <w:del w:id="2573" w:author="Author" w:date="2026-05-20T18:52:00Z" w16du:dateUtc="2026-05-20T10:52:00Z">
              <w:r w:rsidDel="00F724C2">
                <w:rPr>
                  <w:rFonts w:ascii="Calibri" w:hAnsi="Calibri"/>
                  <w:sz w:val="20"/>
                </w:rPr>
                <w:delText>SAN lost</w:delText>
              </w:r>
            </w:del>
          </w:p>
        </w:tc>
        <w:tc>
          <w:tcPr>
            <w:tcW w:w="4252" w:type="dxa"/>
          </w:tcPr>
          <w:p w14:paraId="093C9714" w14:textId="1FF117EA" w:rsidR="00D803EE" w:rsidDel="00F724C2" w:rsidRDefault="00000000" w:rsidP="00C63F2C">
            <w:pPr>
              <w:spacing w:after="0" w:line="300" w:lineRule="exact"/>
              <w:ind w:firstLine="283"/>
              <w:rPr>
                <w:del w:id="2574" w:author="Author" w:date="2026-05-20T18:52:00Z" w16du:dateUtc="2026-05-20T10:52:00Z"/>
              </w:rPr>
              <w:pPrChange w:id="2575" w:author="Author" w:date="2026-05-20T19:20:00Z" w16du:dateUtc="2026-05-20T11:20:00Z">
                <w:pPr>
                  <w:spacing w:after="0" w:line="240" w:lineRule="auto"/>
                </w:pPr>
              </w:pPrChange>
            </w:pPr>
            <w:del w:id="2576" w:author="Author" w:date="2026-05-20T18:52:00Z" w16du:dateUtc="2026-05-20T10:52:00Z">
              <w:r w:rsidDel="00F724C2">
                <w:rPr>
                  <w:rFonts w:ascii="Calibri" w:hAnsi="Calibri"/>
                  <w:sz w:val="20"/>
                </w:rPr>
                <w:delText>−0.02 / point</w:delText>
              </w:r>
            </w:del>
          </w:p>
        </w:tc>
      </w:tr>
      <w:tr w:rsidR="00D803EE" w:rsidDel="00F724C2" w14:paraId="01E54D54" w14:textId="40F04EA6">
        <w:trPr>
          <w:del w:id="2577" w:author="Author" w:date="2026-05-20T18:52:00Z" w16du:dateUtc="2026-05-20T10:52:00Z"/>
        </w:trPr>
        <w:tc>
          <w:tcPr>
            <w:tcW w:w="4252" w:type="dxa"/>
          </w:tcPr>
          <w:p w14:paraId="6AF47112" w14:textId="2220E9AE" w:rsidR="00D803EE" w:rsidDel="00F724C2" w:rsidRDefault="00000000" w:rsidP="00C63F2C">
            <w:pPr>
              <w:spacing w:after="0" w:line="300" w:lineRule="exact"/>
              <w:ind w:firstLine="283"/>
              <w:rPr>
                <w:del w:id="2578" w:author="Author" w:date="2026-05-20T18:52:00Z" w16du:dateUtc="2026-05-20T10:52:00Z"/>
              </w:rPr>
              <w:pPrChange w:id="2579" w:author="Author" w:date="2026-05-20T19:20:00Z" w16du:dateUtc="2026-05-20T11:20:00Z">
                <w:pPr>
                  <w:spacing w:after="0" w:line="240" w:lineRule="auto"/>
                </w:pPr>
              </w:pPrChange>
            </w:pPr>
            <w:del w:id="2580" w:author="Author" w:date="2026-05-20T18:52:00Z" w16du:dateUtc="2026-05-20T10:52:00Z">
              <w:r w:rsidDel="00F724C2">
                <w:rPr>
                  <w:rFonts w:ascii="Calibri" w:hAnsi="Calibri"/>
                  <w:sz w:val="20"/>
                </w:rPr>
                <w:delText>Enemy killed</w:delText>
              </w:r>
            </w:del>
          </w:p>
        </w:tc>
        <w:tc>
          <w:tcPr>
            <w:tcW w:w="4252" w:type="dxa"/>
          </w:tcPr>
          <w:p w14:paraId="3EA2AD76" w14:textId="2B824DD2" w:rsidR="00D803EE" w:rsidDel="00F724C2" w:rsidRDefault="00000000" w:rsidP="00C63F2C">
            <w:pPr>
              <w:spacing w:after="0" w:line="300" w:lineRule="exact"/>
              <w:ind w:firstLine="283"/>
              <w:rPr>
                <w:del w:id="2581" w:author="Author" w:date="2026-05-20T18:52:00Z" w16du:dateUtc="2026-05-20T10:52:00Z"/>
              </w:rPr>
              <w:pPrChange w:id="2582" w:author="Author" w:date="2026-05-20T19:20:00Z" w16du:dateUtc="2026-05-20T11:20:00Z">
                <w:pPr>
                  <w:spacing w:after="0" w:line="240" w:lineRule="auto"/>
                </w:pPr>
              </w:pPrChange>
            </w:pPr>
            <w:del w:id="2583" w:author="Author" w:date="2026-05-20T18:52:00Z" w16du:dateUtc="2026-05-20T10:52:00Z">
              <w:r w:rsidDel="00F724C2">
                <w:rPr>
                  <w:rFonts w:ascii="Calibri" w:hAnsi="Calibri"/>
                  <w:sz w:val="20"/>
                </w:rPr>
                <w:delText>+5</w:delText>
              </w:r>
            </w:del>
          </w:p>
        </w:tc>
      </w:tr>
      <w:tr w:rsidR="00D803EE" w:rsidDel="00F724C2" w14:paraId="17176BFD" w14:textId="2F320729">
        <w:trPr>
          <w:del w:id="2584" w:author="Author" w:date="2026-05-20T18:52:00Z" w16du:dateUtc="2026-05-20T10:52:00Z"/>
        </w:trPr>
        <w:tc>
          <w:tcPr>
            <w:tcW w:w="4252" w:type="dxa"/>
          </w:tcPr>
          <w:p w14:paraId="54D4519A" w14:textId="2B8357A6" w:rsidR="00D803EE" w:rsidDel="00F724C2" w:rsidRDefault="00000000" w:rsidP="00C63F2C">
            <w:pPr>
              <w:spacing w:after="0" w:line="300" w:lineRule="exact"/>
              <w:ind w:firstLine="283"/>
              <w:rPr>
                <w:del w:id="2585" w:author="Author" w:date="2026-05-20T18:52:00Z" w16du:dateUtc="2026-05-20T10:52:00Z"/>
              </w:rPr>
              <w:pPrChange w:id="2586" w:author="Author" w:date="2026-05-20T19:20:00Z" w16du:dateUtc="2026-05-20T11:20:00Z">
                <w:pPr>
                  <w:spacing w:after="0" w:line="240" w:lineRule="auto"/>
                </w:pPr>
              </w:pPrChange>
            </w:pPr>
            <w:del w:id="2587" w:author="Author" w:date="2026-05-20T18:52:00Z" w16du:dateUtc="2026-05-20T10:52:00Z">
              <w:r w:rsidDel="00F724C2">
                <w:rPr>
                  <w:rFonts w:ascii="Calibri" w:hAnsi="Calibri"/>
                  <w:sz w:val="20"/>
                </w:rPr>
                <w:delText>Boss killed</w:delText>
              </w:r>
            </w:del>
          </w:p>
        </w:tc>
        <w:tc>
          <w:tcPr>
            <w:tcW w:w="4252" w:type="dxa"/>
          </w:tcPr>
          <w:p w14:paraId="704B62BA" w14:textId="16E375FC" w:rsidR="00D803EE" w:rsidDel="00F724C2" w:rsidRDefault="00000000" w:rsidP="00C63F2C">
            <w:pPr>
              <w:spacing w:after="0" w:line="300" w:lineRule="exact"/>
              <w:ind w:firstLine="283"/>
              <w:rPr>
                <w:del w:id="2588" w:author="Author" w:date="2026-05-20T18:52:00Z" w16du:dateUtc="2026-05-20T10:52:00Z"/>
              </w:rPr>
              <w:pPrChange w:id="2589" w:author="Author" w:date="2026-05-20T19:20:00Z" w16du:dateUtc="2026-05-20T11:20:00Z">
                <w:pPr>
                  <w:spacing w:after="0" w:line="240" w:lineRule="auto"/>
                </w:pPr>
              </w:pPrChange>
            </w:pPr>
            <w:del w:id="2590" w:author="Author" w:date="2026-05-20T18:52:00Z" w16du:dateUtc="2026-05-20T10:52:00Z">
              <w:r w:rsidDel="00F724C2">
                <w:rPr>
                  <w:rFonts w:ascii="Calibri" w:hAnsi="Calibri"/>
                  <w:sz w:val="20"/>
                </w:rPr>
                <w:delText>+20</w:delText>
              </w:r>
            </w:del>
          </w:p>
        </w:tc>
      </w:tr>
      <w:tr w:rsidR="00D803EE" w:rsidDel="00F724C2" w14:paraId="56641133" w14:textId="7F4393CF">
        <w:trPr>
          <w:del w:id="2591" w:author="Author" w:date="2026-05-20T18:52:00Z" w16du:dateUtc="2026-05-20T10:52:00Z"/>
        </w:trPr>
        <w:tc>
          <w:tcPr>
            <w:tcW w:w="4252" w:type="dxa"/>
          </w:tcPr>
          <w:p w14:paraId="78968A78" w14:textId="7636457F" w:rsidR="00D803EE" w:rsidDel="00F724C2" w:rsidRDefault="00000000" w:rsidP="00C63F2C">
            <w:pPr>
              <w:spacing w:after="0" w:line="300" w:lineRule="exact"/>
              <w:ind w:firstLine="283"/>
              <w:rPr>
                <w:del w:id="2592" w:author="Author" w:date="2026-05-20T18:52:00Z" w16du:dateUtc="2026-05-20T10:52:00Z"/>
              </w:rPr>
              <w:pPrChange w:id="2593" w:author="Author" w:date="2026-05-20T19:20:00Z" w16du:dateUtc="2026-05-20T11:20:00Z">
                <w:pPr>
                  <w:spacing w:after="0" w:line="240" w:lineRule="auto"/>
                </w:pPr>
              </w:pPrChange>
            </w:pPr>
            <w:del w:id="2594" w:author="Author" w:date="2026-05-20T18:52:00Z" w16du:dateUtc="2026-05-20T10:52:00Z">
              <w:r w:rsidDel="00F724C2">
                <w:rPr>
                  <w:rFonts w:ascii="Calibri" w:hAnsi="Calibri"/>
                  <w:sz w:val="20"/>
                </w:rPr>
                <w:delText>Player died</w:delText>
              </w:r>
            </w:del>
          </w:p>
        </w:tc>
        <w:tc>
          <w:tcPr>
            <w:tcW w:w="4252" w:type="dxa"/>
          </w:tcPr>
          <w:p w14:paraId="424B1B53" w14:textId="7B8D8566" w:rsidR="00D803EE" w:rsidDel="00F724C2" w:rsidRDefault="00000000" w:rsidP="00C63F2C">
            <w:pPr>
              <w:spacing w:after="0" w:line="300" w:lineRule="exact"/>
              <w:ind w:firstLine="283"/>
              <w:rPr>
                <w:del w:id="2595" w:author="Author" w:date="2026-05-20T18:52:00Z" w16du:dateUtc="2026-05-20T10:52:00Z"/>
              </w:rPr>
              <w:pPrChange w:id="2596" w:author="Author" w:date="2026-05-20T19:20:00Z" w16du:dateUtc="2026-05-20T11:20:00Z">
                <w:pPr>
                  <w:spacing w:after="0" w:line="240" w:lineRule="auto"/>
                </w:pPr>
              </w:pPrChange>
            </w:pPr>
            <w:del w:id="2597" w:author="Author" w:date="2026-05-20T18:52:00Z" w16du:dateUtc="2026-05-20T10:52:00Z">
              <w:r w:rsidDel="00F724C2">
                <w:rPr>
                  <w:rFonts w:ascii="Calibri" w:hAnsi="Calibri"/>
                  <w:sz w:val="20"/>
                </w:rPr>
                <w:delText>−15</w:delText>
              </w:r>
            </w:del>
          </w:p>
        </w:tc>
      </w:tr>
    </w:tbl>
    <w:p w14:paraId="57F4A765" w14:textId="77777777" w:rsidR="00D803EE" w:rsidRDefault="00D803EE" w:rsidP="00C63F2C">
      <w:pPr>
        <w:spacing w:after="0" w:line="300" w:lineRule="exact"/>
        <w:ind w:firstLine="283"/>
        <w:pPrChange w:id="2598" w:author="Author" w:date="2026-05-20T19:20:00Z" w16du:dateUtc="2026-05-20T11:20:00Z">
          <w:pPr/>
        </w:pPrChange>
      </w:pPr>
    </w:p>
    <w:sectPr w:rsidR="00D803EE">
      <w:pgSz w:w="11906" w:h="16838"/>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AFF7A" w14:textId="77777777" w:rsidR="000874E6" w:rsidRDefault="000874E6">
      <w:pPr>
        <w:spacing w:line="240" w:lineRule="auto"/>
      </w:pPr>
      <w:r>
        <w:separator/>
      </w:r>
    </w:p>
  </w:endnote>
  <w:endnote w:type="continuationSeparator" w:id="0">
    <w:p w14:paraId="566B5E2E" w14:textId="77777777" w:rsidR="000874E6" w:rsidRDefault="000874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B92AB" w14:textId="77777777" w:rsidR="000874E6" w:rsidRDefault="000874E6">
      <w:pPr>
        <w:spacing w:after="0"/>
      </w:pPr>
      <w:r>
        <w:separator/>
      </w:r>
    </w:p>
  </w:footnote>
  <w:footnote w:type="continuationSeparator" w:id="0">
    <w:p w14:paraId="4E3D9D2C" w14:textId="77777777" w:rsidR="000874E6" w:rsidRDefault="000874E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BED620"/>
    <w:lvl w:ilvl="0">
      <w:start w:val="1"/>
      <w:numFmt w:val="decimal"/>
      <w:pStyle w:val="a"/>
      <w:lvlText w:val="%1."/>
      <w:lvlJc w:val="left"/>
      <w:pPr>
        <w:tabs>
          <w:tab w:val="num" w:pos="360"/>
        </w:tabs>
        <w:ind w:left="360" w:hangingChars="200" w:hanging="360"/>
      </w:pPr>
    </w:lvl>
  </w:abstractNum>
  <w:abstractNum w:abstractNumId="5" w15:restartNumberingAfterBreak="0">
    <w:nsid w:val="FFFFFF89"/>
    <w:multiLevelType w:val="singleLevel"/>
    <w:tmpl w:val="036A762E"/>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C653D80"/>
    <w:multiLevelType w:val="hybridMultilevel"/>
    <w:tmpl w:val="09FED9C2"/>
    <w:lvl w:ilvl="0" w:tplc="D30CF5CE">
      <w:start w:val="1"/>
      <w:numFmt w:val="decimal"/>
      <w:lvlText w:val="(%1)."/>
      <w:lvlJc w:val="left"/>
      <w:pPr>
        <w:ind w:left="723"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47E58B0"/>
    <w:multiLevelType w:val="hybridMultilevel"/>
    <w:tmpl w:val="43489CF2"/>
    <w:lvl w:ilvl="0" w:tplc="D30CF5CE">
      <w:start w:val="1"/>
      <w:numFmt w:val="decimal"/>
      <w:lvlText w:val="(%1)."/>
      <w:lvlJc w:val="left"/>
      <w:pPr>
        <w:ind w:left="724" w:hanging="440"/>
      </w:pPr>
      <w:rPr>
        <w:rFonts w:hint="eastAsia"/>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8" w15:restartNumberingAfterBreak="0">
    <w:nsid w:val="3E9F16C6"/>
    <w:multiLevelType w:val="hybridMultilevel"/>
    <w:tmpl w:val="9A541A02"/>
    <w:lvl w:ilvl="0" w:tplc="D30CF5CE">
      <w:start w:val="1"/>
      <w:numFmt w:val="decimal"/>
      <w:lvlText w:val="(%1)."/>
      <w:lvlJc w:val="left"/>
      <w:pPr>
        <w:ind w:left="724" w:hanging="440"/>
      </w:pPr>
      <w:rPr>
        <w:rFonts w:hint="eastAsia"/>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9" w15:restartNumberingAfterBreak="0">
    <w:nsid w:val="3F30485A"/>
    <w:multiLevelType w:val="hybridMultilevel"/>
    <w:tmpl w:val="B5FE87FE"/>
    <w:lvl w:ilvl="0" w:tplc="D30CF5C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2A86962"/>
    <w:multiLevelType w:val="hybridMultilevel"/>
    <w:tmpl w:val="27F0910E"/>
    <w:lvl w:ilvl="0" w:tplc="D30CF5CE">
      <w:start w:val="1"/>
      <w:numFmt w:val="decimal"/>
      <w:lvlText w:val="(%1)."/>
      <w:lvlJc w:val="left"/>
      <w:pPr>
        <w:ind w:left="724" w:hanging="440"/>
      </w:pPr>
      <w:rPr>
        <w:rFonts w:hint="eastAsia"/>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11" w15:restartNumberingAfterBreak="0">
    <w:nsid w:val="5B5A4540"/>
    <w:multiLevelType w:val="hybridMultilevel"/>
    <w:tmpl w:val="C2801F44"/>
    <w:lvl w:ilvl="0" w:tplc="D30CF5CE">
      <w:start w:val="1"/>
      <w:numFmt w:val="decimal"/>
      <w:lvlText w:val="(%1)."/>
      <w:lvlJc w:val="left"/>
      <w:pPr>
        <w:ind w:left="724" w:hanging="440"/>
      </w:pPr>
      <w:rPr>
        <w:rFonts w:hint="eastAsia"/>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12" w15:restartNumberingAfterBreak="0">
    <w:nsid w:val="5ECC7FBD"/>
    <w:multiLevelType w:val="hybridMultilevel"/>
    <w:tmpl w:val="B1A484C2"/>
    <w:lvl w:ilvl="0" w:tplc="D30CF5CE">
      <w:start w:val="1"/>
      <w:numFmt w:val="decimal"/>
      <w:lvlText w:val="(%1)."/>
      <w:lvlJc w:val="left"/>
      <w:pPr>
        <w:ind w:left="724" w:hanging="440"/>
      </w:pPr>
      <w:rPr>
        <w:rFonts w:hint="eastAsia"/>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13" w15:restartNumberingAfterBreak="0">
    <w:nsid w:val="70D85E90"/>
    <w:multiLevelType w:val="hybridMultilevel"/>
    <w:tmpl w:val="1DC8E67C"/>
    <w:lvl w:ilvl="0" w:tplc="D30CF5CE">
      <w:start w:val="1"/>
      <w:numFmt w:val="decimal"/>
      <w:lvlText w:val="(%1)."/>
      <w:lvlJc w:val="left"/>
      <w:pPr>
        <w:ind w:left="724" w:hanging="440"/>
      </w:pPr>
      <w:rPr>
        <w:rFonts w:hint="eastAsia"/>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14" w15:restartNumberingAfterBreak="0">
    <w:nsid w:val="72132249"/>
    <w:multiLevelType w:val="hybridMultilevel"/>
    <w:tmpl w:val="FF5C13D6"/>
    <w:lvl w:ilvl="0" w:tplc="D30CF5C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D462955"/>
    <w:multiLevelType w:val="hybridMultilevel"/>
    <w:tmpl w:val="BC92A6DE"/>
    <w:lvl w:ilvl="0" w:tplc="D30CF5C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34367041">
    <w:abstractNumId w:val="5"/>
  </w:num>
  <w:num w:numId="2" w16cid:durableId="1277952138">
    <w:abstractNumId w:val="3"/>
  </w:num>
  <w:num w:numId="3" w16cid:durableId="335964573">
    <w:abstractNumId w:val="2"/>
  </w:num>
  <w:num w:numId="4" w16cid:durableId="395592292">
    <w:abstractNumId w:val="4"/>
  </w:num>
  <w:num w:numId="5" w16cid:durableId="976951412">
    <w:abstractNumId w:val="1"/>
  </w:num>
  <w:num w:numId="6" w16cid:durableId="102307904">
    <w:abstractNumId w:val="0"/>
  </w:num>
  <w:num w:numId="7" w16cid:durableId="1102341423">
    <w:abstractNumId w:val="6"/>
  </w:num>
  <w:num w:numId="8" w16cid:durableId="76100285">
    <w:abstractNumId w:val="9"/>
  </w:num>
  <w:num w:numId="9" w16cid:durableId="820317364">
    <w:abstractNumId w:val="4"/>
  </w:num>
  <w:num w:numId="10" w16cid:durableId="889072955">
    <w:abstractNumId w:val="14"/>
  </w:num>
  <w:num w:numId="11" w16cid:durableId="2116635806">
    <w:abstractNumId w:val="15"/>
  </w:num>
  <w:num w:numId="12" w16cid:durableId="3365337">
    <w:abstractNumId w:val="7"/>
  </w:num>
  <w:num w:numId="13" w16cid:durableId="505680828">
    <w:abstractNumId w:val="8"/>
  </w:num>
  <w:num w:numId="14" w16cid:durableId="946304626">
    <w:abstractNumId w:val="10"/>
  </w:num>
  <w:num w:numId="15" w16cid:durableId="339164539">
    <w:abstractNumId w:val="12"/>
  </w:num>
  <w:num w:numId="16" w16cid:durableId="1508129678">
    <w:abstractNumId w:val="13"/>
  </w:num>
  <w:num w:numId="17" w16cid:durableId="19165210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Windows Live" w15:userId="eff0e1ea5104f4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61A"/>
    <w:rsid w:val="00034616"/>
    <w:rsid w:val="0006063C"/>
    <w:rsid w:val="000874E6"/>
    <w:rsid w:val="000A07C5"/>
    <w:rsid w:val="000C78BB"/>
    <w:rsid w:val="0015074B"/>
    <w:rsid w:val="00161FA2"/>
    <w:rsid w:val="001B759E"/>
    <w:rsid w:val="0028278E"/>
    <w:rsid w:val="0029639D"/>
    <w:rsid w:val="002C2575"/>
    <w:rsid w:val="00326F90"/>
    <w:rsid w:val="00336594"/>
    <w:rsid w:val="00376507"/>
    <w:rsid w:val="003C5103"/>
    <w:rsid w:val="003E0469"/>
    <w:rsid w:val="003F52CD"/>
    <w:rsid w:val="0042529C"/>
    <w:rsid w:val="004E6E61"/>
    <w:rsid w:val="00546D2D"/>
    <w:rsid w:val="006A47D3"/>
    <w:rsid w:val="006E5300"/>
    <w:rsid w:val="00731B96"/>
    <w:rsid w:val="007A381C"/>
    <w:rsid w:val="007C35EB"/>
    <w:rsid w:val="008A7E71"/>
    <w:rsid w:val="008C779D"/>
    <w:rsid w:val="009845AF"/>
    <w:rsid w:val="00995CBC"/>
    <w:rsid w:val="00996222"/>
    <w:rsid w:val="00A102B1"/>
    <w:rsid w:val="00AA1D8D"/>
    <w:rsid w:val="00AC7979"/>
    <w:rsid w:val="00AF280C"/>
    <w:rsid w:val="00B045E0"/>
    <w:rsid w:val="00B47730"/>
    <w:rsid w:val="00B5627E"/>
    <w:rsid w:val="00BB2D83"/>
    <w:rsid w:val="00BD50F3"/>
    <w:rsid w:val="00C16164"/>
    <w:rsid w:val="00C57399"/>
    <w:rsid w:val="00C63F2C"/>
    <w:rsid w:val="00CA02FD"/>
    <w:rsid w:val="00CB0664"/>
    <w:rsid w:val="00CF6703"/>
    <w:rsid w:val="00D4415D"/>
    <w:rsid w:val="00D57560"/>
    <w:rsid w:val="00D803EE"/>
    <w:rsid w:val="00D82443"/>
    <w:rsid w:val="00D87E9B"/>
    <w:rsid w:val="00DE54E1"/>
    <w:rsid w:val="00DF046E"/>
    <w:rsid w:val="00E66E47"/>
    <w:rsid w:val="00E74017"/>
    <w:rsid w:val="00EC4550"/>
    <w:rsid w:val="00EC78F5"/>
    <w:rsid w:val="00F22048"/>
    <w:rsid w:val="00F71391"/>
    <w:rsid w:val="00F724C2"/>
    <w:rsid w:val="00FC693F"/>
    <w:rsid w:val="6FAEA5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53D1B6E"/>
  <w14:defaultImageDpi w14:val="300"/>
  <w15:docId w15:val="{A6038558-D4A8-49FE-B151-E4D1B92A2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basedOn w:val="a1"/>
    <w:link w:val="a6"/>
    <w:uiPriority w:val="99"/>
    <w:unhideWhenUsed/>
    <w:pPr>
      <w:spacing w:after="120"/>
    </w:pPr>
  </w:style>
  <w:style w:type="paragraph" w:styleId="23">
    <w:name w:val="Body Text 2"/>
    <w:basedOn w:val="a1"/>
    <w:link w:val="24"/>
    <w:uiPriority w:val="99"/>
    <w:unhideWhenUsed/>
    <w:pPr>
      <w:spacing w:after="120" w:line="480" w:lineRule="auto"/>
    </w:pPr>
  </w:style>
  <w:style w:type="paragraph" w:styleId="33">
    <w:name w:val="Body Text 3"/>
    <w:basedOn w:val="a1"/>
    <w:link w:val="34"/>
    <w:uiPriority w:val="99"/>
    <w:unhideWhenUsed/>
    <w:pPr>
      <w:spacing w:after="120"/>
    </w:pPr>
    <w:rPr>
      <w:sz w:val="16"/>
      <w:szCs w:val="16"/>
    </w:rPr>
  </w:style>
  <w:style w:type="paragraph" w:styleId="a7">
    <w:name w:val="caption"/>
    <w:basedOn w:val="a1"/>
    <w:next w:val="a1"/>
    <w:uiPriority w:val="35"/>
    <w:unhideWhenUsed/>
    <w:qFormat/>
    <w:pPr>
      <w:spacing w:line="240" w:lineRule="auto"/>
    </w:pPr>
    <w:rPr>
      <w:b/>
      <w:bCs/>
      <w:color w:val="4F81BD" w:themeColor="accent1"/>
      <w:sz w:val="18"/>
      <w:szCs w:val="18"/>
    </w:rPr>
  </w:style>
  <w:style w:type="character" w:styleId="a8">
    <w:name w:val="Emphasis"/>
    <w:basedOn w:val="a2"/>
    <w:uiPriority w:val="20"/>
    <w:qFormat/>
    <w:rPr>
      <w:i/>
      <w:iCs/>
    </w:rPr>
  </w:style>
  <w:style w:type="paragraph" w:styleId="a9">
    <w:name w:val="footer"/>
    <w:basedOn w:val="a1"/>
    <w:link w:val="aa"/>
    <w:uiPriority w:val="99"/>
    <w:unhideWhenUsed/>
    <w:pPr>
      <w:tabs>
        <w:tab w:val="center" w:pos="4680"/>
        <w:tab w:val="right" w:pos="9360"/>
      </w:tabs>
      <w:spacing w:after="0" w:line="240" w:lineRule="auto"/>
    </w:pPr>
  </w:style>
  <w:style w:type="paragraph" w:styleId="ab">
    <w:name w:val="header"/>
    <w:basedOn w:val="a1"/>
    <w:link w:val="ac"/>
    <w:uiPriority w:val="99"/>
    <w:unhideWhenUsed/>
    <w:pPr>
      <w:tabs>
        <w:tab w:val="center" w:pos="4680"/>
        <w:tab w:val="right" w:pos="9360"/>
      </w:tabs>
      <w:spacing w:after="0" w:line="240" w:lineRule="auto"/>
    </w:pPr>
  </w:style>
  <w:style w:type="paragraph" w:styleId="ad">
    <w:name w:val="List"/>
    <w:basedOn w:val="a1"/>
    <w:uiPriority w:val="99"/>
    <w:unhideWhenUsed/>
    <w:pPr>
      <w:ind w:left="360" w:hanging="360"/>
      <w:contextualSpacing/>
    </w:pPr>
  </w:style>
  <w:style w:type="paragraph" w:styleId="25">
    <w:name w:val="List 2"/>
    <w:basedOn w:val="a1"/>
    <w:uiPriority w:val="99"/>
    <w:unhideWhenUsed/>
    <w:pPr>
      <w:ind w:left="720" w:hanging="360"/>
      <w:contextualSpacing/>
    </w:pPr>
  </w:style>
  <w:style w:type="paragraph" w:styleId="35">
    <w:name w:val="List 3"/>
    <w:basedOn w:val="a1"/>
    <w:uiPriority w:val="99"/>
    <w:unhideWhenUsed/>
    <w:pPr>
      <w:ind w:left="1080" w:hanging="360"/>
      <w:contextualSpacing/>
    </w:pPr>
  </w:style>
  <w:style w:type="paragraph" w:styleId="a0">
    <w:name w:val="List Bullet"/>
    <w:basedOn w:val="a1"/>
    <w:uiPriority w:val="99"/>
    <w:unhideWhenUsed/>
    <w:pPr>
      <w:numPr>
        <w:numId w:val="1"/>
      </w:numPr>
      <w:contextualSpacing/>
    </w:pPr>
  </w:style>
  <w:style w:type="paragraph" w:styleId="20">
    <w:name w:val="List Bullet 2"/>
    <w:basedOn w:val="a1"/>
    <w:uiPriority w:val="99"/>
    <w:unhideWhenUsed/>
    <w:pPr>
      <w:numPr>
        <w:numId w:val="2"/>
      </w:numPr>
      <w:contextualSpacing/>
    </w:pPr>
  </w:style>
  <w:style w:type="paragraph" w:styleId="30">
    <w:name w:val="List Bullet 3"/>
    <w:basedOn w:val="a1"/>
    <w:uiPriority w:val="99"/>
    <w:unhideWhenUsed/>
    <w:pPr>
      <w:numPr>
        <w:numId w:val="3"/>
      </w:numPr>
      <w:contextualSpacing/>
    </w:pPr>
  </w:style>
  <w:style w:type="paragraph" w:styleId="ae">
    <w:name w:val="List Continue"/>
    <w:basedOn w:val="a1"/>
    <w:uiPriority w:val="99"/>
    <w:unhideWhenUsed/>
    <w:pPr>
      <w:spacing w:after="120"/>
      <w:ind w:left="360"/>
      <w:contextualSpacing/>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
    <w:name w:val="List Number"/>
    <w:basedOn w:val="a1"/>
    <w:uiPriority w:val="99"/>
    <w:unhideWhenUsed/>
    <w:pPr>
      <w:numPr>
        <w:numId w:val="4"/>
      </w:numPr>
      <w:contextualSpacing/>
    </w:pPr>
  </w:style>
  <w:style w:type="paragraph" w:styleId="2">
    <w:name w:val="List Number 2"/>
    <w:basedOn w:val="a1"/>
    <w:uiPriority w:val="99"/>
    <w:unhideWhenUsed/>
    <w:pPr>
      <w:numPr>
        <w:numId w:val="5"/>
      </w:numPr>
      <w:contextualSpacing/>
    </w:pPr>
  </w:style>
  <w:style w:type="paragraph" w:styleId="3">
    <w:name w:val="List Number 3"/>
    <w:basedOn w:val="a1"/>
    <w:uiPriority w:val="99"/>
    <w:unhideWhenUsed/>
    <w:pPr>
      <w:numPr>
        <w:numId w:val="6"/>
      </w:numPr>
      <w:contextualSpacing/>
    </w:pPr>
  </w:style>
  <w:style w:type="paragraph" w:styleId="af">
    <w:name w:val="macro"/>
    <w:link w:val="af0"/>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styleId="af1">
    <w:name w:val="Strong"/>
    <w:basedOn w:val="a2"/>
    <w:uiPriority w:val="22"/>
    <w:qFormat/>
    <w:rPr>
      <w:b/>
      <w:bCs/>
    </w:rPr>
  </w:style>
  <w:style w:type="paragraph" w:styleId="af2">
    <w:name w:val="Subtitle"/>
    <w:basedOn w:val="a1"/>
    <w:next w:val="a1"/>
    <w:link w:val="af3"/>
    <w:uiPriority w:val="11"/>
    <w:qFormat/>
    <w:rPr>
      <w:rFonts w:asciiTheme="majorHAnsi" w:eastAsiaTheme="majorEastAsia" w:hAnsiTheme="majorHAnsi" w:cstheme="majorBidi"/>
      <w:i/>
      <w:iCs/>
      <w:color w:val="4F81BD" w:themeColor="accent1"/>
      <w:spacing w:val="15"/>
      <w:sz w:val="24"/>
      <w:szCs w:val="24"/>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Title"/>
    <w:basedOn w:val="a1"/>
    <w:next w:val="a1"/>
    <w:link w:val="af6"/>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7">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8">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9">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a">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b">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c">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d">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c">
    <w:name w:val="页眉 字符"/>
    <w:basedOn w:val="a2"/>
    <w:link w:val="ab"/>
    <w:uiPriority w:val="99"/>
  </w:style>
  <w:style w:type="character" w:customStyle="1" w:styleId="aa">
    <w:name w:val="页脚 字符"/>
    <w:basedOn w:val="a2"/>
    <w:link w:val="a9"/>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6">
    <w:name w:val="标题 字符"/>
    <w:basedOn w:val="a2"/>
    <w:link w:val="af5"/>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3">
    <w:name w:val="副标题 字符"/>
    <w:basedOn w:val="a2"/>
    <w:link w:val="af2"/>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6">
    <w:name w:val="正文文本 字符"/>
    <w:basedOn w:val="a2"/>
    <w:link w:val="a5"/>
    <w:uiPriority w:val="99"/>
  </w:style>
  <w:style w:type="character" w:customStyle="1" w:styleId="24">
    <w:name w:val="正文文本 2 字符"/>
    <w:basedOn w:val="a2"/>
    <w:link w:val="23"/>
    <w:uiPriority w:val="99"/>
  </w:style>
  <w:style w:type="character" w:customStyle="1" w:styleId="34">
    <w:name w:val="正文文本 3 字符"/>
    <w:basedOn w:val="a2"/>
    <w:link w:val="33"/>
    <w:uiPriority w:val="99"/>
    <w:rPr>
      <w:sz w:val="16"/>
      <w:szCs w:val="16"/>
    </w:rPr>
  </w:style>
  <w:style w:type="character" w:customStyle="1" w:styleId="af0">
    <w:name w:val="宏文本 字符"/>
    <w:basedOn w:val="a2"/>
    <w:link w:val="af"/>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styleId="aff4">
    <w:name w:val="Revision"/>
    <w:hidden/>
    <w:uiPriority w:val="99"/>
    <w:unhideWhenUsed/>
    <w:rsid w:val="00B045E0"/>
    <w:rPr>
      <w:sz w:val="22"/>
      <w:szCs w:val="22"/>
      <w:lang w:eastAsia="en-US"/>
    </w:rPr>
  </w:style>
  <w:style w:type="paragraph" w:styleId="aff5">
    <w:name w:val="Normal (Web)"/>
    <w:basedOn w:val="a1"/>
    <w:uiPriority w:val="99"/>
    <w:semiHidden/>
    <w:unhideWhenUsed/>
    <w:rsid w:val="00C16164"/>
    <w:rPr>
      <w:rFonts w:ascii="Times New Roman" w:hAnsi="Times New Roman" w:cs="Times New Roman"/>
      <w:sz w:val="24"/>
      <w:szCs w:val="24"/>
    </w:rPr>
  </w:style>
  <w:style w:type="character" w:styleId="aff6">
    <w:name w:val="Hyperlink"/>
    <w:basedOn w:val="a2"/>
    <w:uiPriority w:val="99"/>
    <w:unhideWhenUsed/>
    <w:rsid w:val="00B5627E"/>
    <w:rPr>
      <w:color w:val="0000FF" w:themeColor="hyperlink"/>
      <w:u w:val="single"/>
    </w:rPr>
  </w:style>
  <w:style w:type="character" w:styleId="aff7">
    <w:name w:val="Unresolved Mention"/>
    <w:basedOn w:val="a2"/>
    <w:uiPriority w:val="99"/>
    <w:semiHidden/>
    <w:unhideWhenUsed/>
    <w:rsid w:val="00B5627E"/>
    <w:rPr>
      <w:color w:val="605E5C"/>
      <w:shd w:val="clear" w:color="auto" w:fill="E1DFDD"/>
    </w:rPr>
  </w:style>
  <w:style w:type="character" w:styleId="HTML">
    <w:name w:val="HTML Code"/>
    <w:basedOn w:val="a2"/>
    <w:uiPriority w:val="99"/>
    <w:semiHidden/>
    <w:unhideWhenUsed/>
    <w:rsid w:val="0042529C"/>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7A004-CA66-48CE-AD51-0E08579A4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1480</TotalTime>
  <Pages>16</Pages>
  <Words>7694</Words>
  <Characters>41397</Characters>
  <Application>Microsoft Office Word</Application>
  <DocSecurity>0</DocSecurity>
  <Lines>1009</Lines>
  <Paragraphs>629</Paragraphs>
  <ScaleCrop>false</ScaleCrop>
  <Company/>
  <LinksUpToDate>false</LinksUpToDate>
  <CharactersWithSpaces>48462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generated by python-docx</dc:description>
  <cp:lastModifiedBy/>
  <cp:revision>9</cp:revision>
  <dcterms:created xsi:type="dcterms:W3CDTF">2026-05-19T11:37:00Z</dcterms:created>
  <dcterms:modified xsi:type="dcterms:W3CDTF">2026-05-20T12:13:00Z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1033-6.8.2.8850</vt:lpwstr>
  </property>
  <property fmtid="{D5CDD505-2E9C-101B-9397-08002B2CF9AE}" pid="3" name="ICV">
    <vt:lpwstr>E74BC032F9FBC1F21728076AC323CDA1_42</vt:lpwstr>
  </property>
</Properties>
</file>